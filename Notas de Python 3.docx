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ind w:firstLine="720"/>
        <w:jc w:val="center"/>
        <w:rPr>
          <w:sz w:val="72"/>
          <w:szCs w:val="72"/>
        </w:rPr>
      </w:pPr>
      <w:bookmarkStart w:colFirst="0" w:colLast="0" w:name="_vcpz634vakbx" w:id="0"/>
      <w:bookmarkEnd w:id="0"/>
      <w:r w:rsidDel="00000000" w:rsidR="00000000" w:rsidRPr="00000000">
        <w:rPr>
          <w:sz w:val="72"/>
          <w:szCs w:val="72"/>
          <w:rtl w:val="0"/>
        </w:rPr>
        <w:t xml:space="preserve">Notas de Python 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114300" distT="114300" distL="114300" distR="114300">
            <wp:extent cx="2890838" cy="2890838"/>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90838" cy="289083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Title"/>
        <w:rPr/>
      </w:pPr>
      <w:bookmarkStart w:colFirst="0" w:colLast="0" w:name="_z643yjie0hf1" w:id="1"/>
      <w:bookmarkEnd w:id="1"/>
      <w:r w:rsidDel="00000000" w:rsidR="00000000" w:rsidRPr="00000000">
        <w:rPr>
          <w:rtl w:val="0"/>
        </w:rPr>
        <w:t xml:space="preserve">Índice</w:t>
      </w:r>
    </w:p>
    <w:p w:rsidR="00000000" w:rsidDel="00000000" w:rsidP="00000000" w:rsidRDefault="00000000" w:rsidRPr="00000000" w14:paraId="0000001C">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D">
          <w:pPr>
            <w:spacing w:before="80" w:line="240" w:lineRule="auto"/>
            <w:ind w:left="0" w:firstLine="0"/>
            <w:rPr>
              <w:rFonts w:ascii="Arial" w:cs="Arial" w:eastAsia="Arial" w:hAnsi="Arial"/>
              <w:b w:val="0"/>
              <w:i w:val="0"/>
              <w:smallCaps w:val="0"/>
              <w:strike w:val="0"/>
              <w:color w:val="1155cc"/>
              <w:sz w:val="24"/>
              <w:szCs w:val="24"/>
              <w:u w:val="single"/>
              <w:shd w:fill="auto" w:val="clear"/>
              <w:vertAlign w:val="baseline"/>
            </w:rPr>
          </w:pPr>
          <w:r w:rsidDel="00000000" w:rsidR="00000000" w:rsidRPr="00000000">
            <w:fldChar w:fldCharType="begin"/>
            <w:instrText xml:space="preserve"> TOC \h \u \z \n </w:instrText>
            <w:fldChar w:fldCharType="separate"/>
          </w:r>
          <w:hyperlink w:anchor="_1qherppr8w7y">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El Zen de python</w:t>
            </w:r>
          </w:hyperlink>
          <w:r w:rsidDel="00000000" w:rsidR="00000000" w:rsidRPr="00000000">
            <w:rPr>
              <w:rtl w:val="0"/>
            </w:rPr>
          </w:r>
        </w:p>
        <w:p w:rsidR="00000000" w:rsidDel="00000000" w:rsidP="00000000" w:rsidRDefault="00000000" w:rsidRPr="00000000" w14:paraId="0000001E">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7vylmqp0dyuc">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La Biblia de python</w:t>
            </w:r>
          </w:hyperlink>
          <w:r w:rsidDel="00000000" w:rsidR="00000000" w:rsidRPr="00000000">
            <w:rPr>
              <w:rtl w:val="0"/>
            </w:rPr>
          </w:r>
        </w:p>
        <w:p w:rsidR="00000000" w:rsidDel="00000000" w:rsidP="00000000" w:rsidRDefault="00000000" w:rsidRPr="00000000" w14:paraId="0000001F">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onw8saw102mc">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Básicos del Lenguaje</w:t>
            </w:r>
          </w:hyperlink>
          <w:r w:rsidDel="00000000" w:rsidR="00000000" w:rsidRPr="00000000">
            <w:rPr>
              <w:rtl w:val="0"/>
            </w:rPr>
          </w:r>
        </w:p>
        <w:p w:rsidR="00000000" w:rsidDel="00000000" w:rsidP="00000000" w:rsidRDefault="00000000" w:rsidRPr="00000000" w14:paraId="00000020">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x0pr8o2d1eie">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Operadores matemáticos</w:t>
            </w:r>
          </w:hyperlink>
          <w:r w:rsidDel="00000000" w:rsidR="00000000" w:rsidRPr="00000000">
            <w:rPr>
              <w:rtl w:val="0"/>
            </w:rPr>
          </w:r>
        </w:p>
        <w:p w:rsidR="00000000" w:rsidDel="00000000" w:rsidP="00000000" w:rsidRDefault="00000000" w:rsidRPr="00000000" w14:paraId="00000021">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gypezs3xfyyk">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Conversiones</w:t>
            </w:r>
          </w:hyperlink>
          <w:r w:rsidDel="00000000" w:rsidR="00000000" w:rsidRPr="00000000">
            <w:rPr>
              <w:rtl w:val="0"/>
            </w:rPr>
          </w:r>
        </w:p>
        <w:p w:rsidR="00000000" w:rsidDel="00000000" w:rsidP="00000000" w:rsidRDefault="00000000" w:rsidRPr="00000000" w14:paraId="00000022">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52xajtwytfqj">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Tipos de datos en Python</w:t>
            </w:r>
          </w:hyperlink>
          <w:r w:rsidDel="00000000" w:rsidR="00000000" w:rsidRPr="00000000">
            <w:rPr>
              <w:rtl w:val="0"/>
            </w:rPr>
          </w:r>
        </w:p>
        <w:p w:rsidR="00000000" w:rsidDel="00000000" w:rsidP="00000000" w:rsidRDefault="00000000" w:rsidRPr="00000000" w14:paraId="00000023">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hxqkrl1jf4y1">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Variables y expresiones</w:t>
            </w:r>
          </w:hyperlink>
          <w:r w:rsidDel="00000000" w:rsidR="00000000" w:rsidRPr="00000000">
            <w:rPr>
              <w:rtl w:val="0"/>
            </w:rPr>
          </w:r>
        </w:p>
        <w:p w:rsidR="00000000" w:rsidDel="00000000" w:rsidP="00000000" w:rsidRDefault="00000000" w:rsidRPr="00000000" w14:paraId="00000024">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eg9xk7kz2ssy">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 -*- coding: utf-8 -*-</w:t>
            </w:r>
          </w:hyperlink>
          <w:r w:rsidDel="00000000" w:rsidR="00000000" w:rsidRPr="00000000">
            <w:rPr>
              <w:rtl w:val="0"/>
            </w:rPr>
          </w:r>
        </w:p>
        <w:p w:rsidR="00000000" w:rsidDel="00000000" w:rsidP="00000000" w:rsidRDefault="00000000" w:rsidRPr="00000000" w14:paraId="00000025">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v9pz7gshmiuo">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¿Por qué poner  if __name__ == '__main__':  ?</w:t>
            </w:r>
          </w:hyperlink>
          <w:r w:rsidDel="00000000" w:rsidR="00000000" w:rsidRPr="00000000">
            <w:rPr>
              <w:rtl w:val="0"/>
            </w:rPr>
          </w:r>
        </w:p>
        <w:p w:rsidR="00000000" w:rsidDel="00000000" w:rsidP="00000000" w:rsidRDefault="00000000" w:rsidRPr="00000000" w14:paraId="00000026">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l47j7lw72y5y">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Funciones en Python</w:t>
            </w:r>
          </w:hyperlink>
          <w:r w:rsidDel="00000000" w:rsidR="00000000" w:rsidRPr="00000000">
            <w:rPr>
              <w:rtl w:val="0"/>
            </w:rPr>
          </w:r>
        </w:p>
        <w:p w:rsidR="00000000" w:rsidDel="00000000" w:rsidP="00000000" w:rsidRDefault="00000000" w:rsidRPr="00000000" w14:paraId="00000027">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u4mcwc5a8r1h">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¿Qué es pass?</w:t>
            </w:r>
          </w:hyperlink>
          <w:r w:rsidDel="00000000" w:rsidR="00000000" w:rsidRPr="00000000">
            <w:rPr>
              <w:rtl w:val="0"/>
            </w:rPr>
          </w:r>
        </w:p>
        <w:p w:rsidR="00000000" w:rsidDel="00000000" w:rsidP="00000000" w:rsidRDefault="00000000" w:rsidRPr="00000000" w14:paraId="00000028">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qcgw2b2mdu14">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Operadores Comunes (funciones)</w:t>
            </w:r>
          </w:hyperlink>
          <w:r w:rsidDel="00000000" w:rsidR="00000000" w:rsidRPr="00000000">
            <w:rPr>
              <w:rtl w:val="0"/>
            </w:rPr>
          </w:r>
        </w:p>
        <w:p w:rsidR="00000000" w:rsidDel="00000000" w:rsidP="00000000" w:rsidRDefault="00000000" w:rsidRPr="00000000" w14:paraId="00000029">
          <w:pPr>
            <w:spacing w:before="60" w:line="240" w:lineRule="auto"/>
            <w:ind w:left="720" w:firstLine="0"/>
            <w:rPr>
              <w:color w:val="1155cc"/>
              <w:u w:val="single"/>
            </w:rPr>
          </w:pPr>
          <w:hyperlink w:anchor="_wrr2jnjjt03h">
            <w:r w:rsidDel="00000000" w:rsidR="00000000" w:rsidRPr="00000000">
              <w:rPr>
                <w:color w:val="1155cc"/>
                <w:u w:val="single"/>
                <w:rtl w:val="0"/>
              </w:rPr>
              <w:t xml:space="preserve">Conocer los comandos que le puedes aplicar a x tipo de datos:</w:t>
            </w:r>
          </w:hyperlink>
          <w:r w:rsidDel="00000000" w:rsidR="00000000" w:rsidRPr="00000000">
            <w:rPr>
              <w:rtl w:val="0"/>
            </w:rPr>
          </w:r>
        </w:p>
        <w:p w:rsidR="00000000" w:rsidDel="00000000" w:rsidP="00000000" w:rsidRDefault="00000000" w:rsidRPr="00000000" w14:paraId="0000002A">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rgwlpnvflkci">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Clases</w:t>
            </w:r>
          </w:hyperlink>
          <w:r w:rsidDel="00000000" w:rsidR="00000000" w:rsidRPr="00000000">
            <w:rPr>
              <w:rtl w:val="0"/>
            </w:rPr>
          </w:r>
        </w:p>
        <w:p w:rsidR="00000000" w:rsidDel="00000000" w:rsidP="00000000" w:rsidRDefault="00000000" w:rsidRPr="00000000" w14:paraId="0000002B">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m63exmab4yyx">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Métodos especiales</w:t>
            </w:r>
          </w:hyperlink>
          <w:r w:rsidDel="00000000" w:rsidR="00000000" w:rsidRPr="00000000">
            <w:rPr>
              <w:rtl w:val="0"/>
            </w:rPr>
          </w:r>
        </w:p>
        <w:p w:rsidR="00000000" w:rsidDel="00000000" w:rsidP="00000000" w:rsidRDefault="00000000" w:rsidRPr="00000000" w14:paraId="0000002C">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c05sin3q4349">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Condicionales IF</w:t>
            </w:r>
          </w:hyperlink>
          <w:r w:rsidDel="00000000" w:rsidR="00000000" w:rsidRPr="00000000">
            <w:rPr>
              <w:rtl w:val="0"/>
            </w:rPr>
          </w:r>
        </w:p>
        <w:p w:rsidR="00000000" w:rsidDel="00000000" w:rsidP="00000000" w:rsidRDefault="00000000" w:rsidRPr="00000000" w14:paraId="0000002D">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s4comxog7zwa">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Bucle FOR</w:t>
            </w:r>
          </w:hyperlink>
          <w:r w:rsidDel="00000000" w:rsidR="00000000" w:rsidRPr="00000000">
            <w:rPr>
              <w:rtl w:val="0"/>
            </w:rPr>
          </w:r>
        </w:p>
        <w:p w:rsidR="00000000" w:rsidDel="00000000" w:rsidP="00000000" w:rsidRDefault="00000000" w:rsidRPr="00000000" w14:paraId="0000002E">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pgtthivsmhcp">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Bucle WHILE</w:t>
            </w:r>
          </w:hyperlink>
          <w:r w:rsidDel="00000000" w:rsidR="00000000" w:rsidRPr="00000000">
            <w:rPr>
              <w:rtl w:val="0"/>
            </w:rPr>
          </w:r>
        </w:p>
        <w:p w:rsidR="00000000" w:rsidDel="00000000" w:rsidP="00000000" w:rsidRDefault="00000000" w:rsidRPr="00000000" w14:paraId="0000002F">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3wreso6z0lsa">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Uso de strings y ciclos</w:t>
            </w:r>
          </w:hyperlink>
          <w:r w:rsidDel="00000000" w:rsidR="00000000" w:rsidRPr="00000000">
            <w:rPr>
              <w:rtl w:val="0"/>
            </w:rPr>
          </w:r>
        </w:p>
        <w:p w:rsidR="00000000" w:rsidDel="00000000" w:rsidP="00000000" w:rsidRDefault="00000000" w:rsidRPr="00000000" w14:paraId="00000030">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ts4exy9fd7m">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Mutabilidad Inmutabilidad y Referencia</w:t>
            </w:r>
          </w:hyperlink>
          <w:r w:rsidDel="00000000" w:rsidR="00000000" w:rsidRPr="00000000">
            <w:rPr>
              <w:rtl w:val="0"/>
            </w:rPr>
          </w:r>
        </w:p>
        <w:p w:rsidR="00000000" w:rsidDel="00000000" w:rsidP="00000000" w:rsidRDefault="00000000" w:rsidRPr="00000000" w14:paraId="00000031">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f6tv03ondrhe">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Operaciones con strings</w:t>
            </w:r>
          </w:hyperlink>
          <w:r w:rsidDel="00000000" w:rsidR="00000000" w:rsidRPr="00000000">
            <w:rPr>
              <w:rtl w:val="0"/>
            </w:rPr>
          </w:r>
        </w:p>
        <w:p w:rsidR="00000000" w:rsidDel="00000000" w:rsidP="00000000" w:rsidRDefault="00000000" w:rsidRPr="00000000" w14:paraId="00000032">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3hywdhabk6ud">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Crear un help() para nuestras funciones</w:t>
            </w:r>
          </w:hyperlink>
          <w:r w:rsidDel="00000000" w:rsidR="00000000" w:rsidRPr="00000000">
            <w:rPr>
              <w:rtl w:val="0"/>
            </w:rPr>
          </w:r>
        </w:p>
        <w:p w:rsidR="00000000" w:rsidDel="00000000" w:rsidP="00000000" w:rsidRDefault="00000000" w:rsidRPr="00000000" w14:paraId="00000033">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pr0xuseprgdz">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Slices en python</w:t>
            </w:r>
          </w:hyperlink>
          <w:r w:rsidDel="00000000" w:rsidR="00000000" w:rsidRPr="00000000">
            <w:rPr>
              <w:rtl w:val="0"/>
            </w:rPr>
          </w:r>
        </w:p>
        <w:p w:rsidR="00000000" w:rsidDel="00000000" w:rsidP="00000000" w:rsidRDefault="00000000" w:rsidRPr="00000000" w14:paraId="00000034">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d51kciph57k">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Métodos join() y split() en Python</w:t>
            </w:r>
          </w:hyperlink>
          <w:r w:rsidDel="00000000" w:rsidR="00000000" w:rsidRPr="00000000">
            <w:rPr>
              <w:rtl w:val="0"/>
            </w:rPr>
          </w:r>
        </w:p>
        <w:p w:rsidR="00000000" w:rsidDel="00000000" w:rsidP="00000000" w:rsidRDefault="00000000" w:rsidRPr="00000000" w14:paraId="00000035">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gsp4hdbmky1x">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For loops</w:t>
            </w:r>
          </w:hyperlink>
          <w:r w:rsidDel="00000000" w:rsidR="00000000" w:rsidRPr="00000000">
            <w:rPr>
              <w:rtl w:val="0"/>
            </w:rPr>
          </w:r>
        </w:p>
        <w:p w:rsidR="00000000" w:rsidDel="00000000" w:rsidP="00000000" w:rsidRDefault="00000000" w:rsidRPr="00000000" w14:paraId="00000036">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pgf6ppm9bcga">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While loops</w:t>
            </w:r>
          </w:hyperlink>
          <w:r w:rsidDel="00000000" w:rsidR="00000000" w:rsidRPr="00000000">
            <w:rPr>
              <w:rtl w:val="0"/>
            </w:rPr>
          </w:r>
        </w:p>
        <w:p w:rsidR="00000000" w:rsidDel="00000000" w:rsidP="00000000" w:rsidRDefault="00000000" w:rsidRPr="00000000" w14:paraId="00000037">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ph7aftha0xfc">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Controlar los loop usando Break y Continue</w:t>
            </w:r>
          </w:hyperlink>
          <w:r w:rsidDel="00000000" w:rsidR="00000000" w:rsidRPr="00000000">
            <w:rPr>
              <w:rtl w:val="0"/>
            </w:rPr>
          </w:r>
        </w:p>
        <w:p w:rsidR="00000000" w:rsidDel="00000000" w:rsidP="00000000" w:rsidRDefault="00000000" w:rsidRPr="00000000" w14:paraId="00000038">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7fsg30owssjg">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Recursividad</w:t>
            </w:r>
          </w:hyperlink>
          <w:r w:rsidDel="00000000" w:rsidR="00000000" w:rsidRPr="00000000">
            <w:rPr>
              <w:rtl w:val="0"/>
            </w:rPr>
          </w:r>
        </w:p>
        <w:p w:rsidR="00000000" w:rsidDel="00000000" w:rsidP="00000000" w:rsidRDefault="00000000" w:rsidRPr="00000000" w14:paraId="00000039">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h0bal6f36a6b">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Iterators and generators</w:t>
            </w:r>
          </w:hyperlink>
          <w:r w:rsidDel="00000000" w:rsidR="00000000" w:rsidRPr="00000000">
            <w:rPr>
              <w:rtl w:val="0"/>
            </w:rPr>
          </w:r>
        </w:p>
        <w:p w:rsidR="00000000" w:rsidDel="00000000" w:rsidP="00000000" w:rsidRDefault="00000000" w:rsidRPr="00000000" w14:paraId="0000003A">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ac2vgb8d3762">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Estructuras de Datos</w:t>
            </w:r>
          </w:hyperlink>
          <w:r w:rsidDel="00000000" w:rsidR="00000000" w:rsidRPr="00000000">
            <w:rPr>
              <w:rtl w:val="0"/>
            </w:rPr>
          </w:r>
        </w:p>
        <w:p w:rsidR="00000000" w:rsidDel="00000000" w:rsidP="00000000" w:rsidRDefault="00000000" w:rsidRPr="00000000" w14:paraId="0000003B">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fzppztyo5vqg">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Las Listas y operaciones con Listas</w:t>
            </w:r>
          </w:hyperlink>
          <w:r w:rsidDel="00000000" w:rsidR="00000000" w:rsidRPr="00000000">
            <w:rPr>
              <w:rtl w:val="0"/>
            </w:rPr>
          </w:r>
        </w:p>
        <w:p w:rsidR="00000000" w:rsidDel="00000000" w:rsidP="00000000" w:rsidRDefault="00000000" w:rsidRPr="00000000" w14:paraId="0000003C">
          <w:pPr>
            <w:spacing w:before="60" w:line="240" w:lineRule="auto"/>
            <w:ind w:left="720" w:firstLine="0"/>
            <w:rPr>
              <w:rFonts w:ascii="Arial" w:cs="Arial" w:eastAsia="Arial" w:hAnsi="Arial"/>
              <w:b w:val="0"/>
              <w:i w:val="0"/>
              <w:smallCaps w:val="0"/>
              <w:strike w:val="0"/>
              <w:color w:val="1155cc"/>
              <w:sz w:val="24"/>
              <w:szCs w:val="24"/>
              <w:u w:val="single"/>
              <w:shd w:fill="auto" w:val="clear"/>
              <w:vertAlign w:val="baseline"/>
            </w:rPr>
          </w:pPr>
          <w:hyperlink w:anchor="_6ft42xw8h699">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Operaciones y métodos con listas:</w:t>
            </w:r>
          </w:hyperlink>
          <w:r w:rsidDel="00000000" w:rsidR="00000000" w:rsidRPr="00000000">
            <w:rPr>
              <w:rtl w:val="0"/>
            </w:rPr>
          </w:r>
        </w:p>
        <w:p w:rsidR="00000000" w:rsidDel="00000000" w:rsidP="00000000" w:rsidRDefault="00000000" w:rsidRPr="00000000" w14:paraId="0000003D">
          <w:pPr>
            <w:spacing w:before="60" w:line="240" w:lineRule="auto"/>
            <w:ind w:left="360" w:firstLine="0"/>
            <w:rPr>
              <w:rFonts w:ascii="Arial" w:cs="Arial" w:eastAsia="Arial" w:hAnsi="Arial"/>
              <w:b w:val="0"/>
              <w:i w:val="0"/>
              <w:smallCaps w:val="0"/>
              <w:strike w:val="0"/>
              <w:color w:val="1155cc"/>
              <w:sz w:val="24"/>
              <w:szCs w:val="24"/>
              <w:u w:val="single"/>
              <w:shd w:fill="auto" w:val="clear"/>
              <w:vertAlign w:val="baseline"/>
            </w:rPr>
          </w:pPr>
          <w:hyperlink w:anchor="_vvhw8c351ook">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Diccionarios en python</w:t>
            </w:r>
          </w:hyperlink>
          <w:r w:rsidDel="00000000" w:rsidR="00000000" w:rsidRPr="00000000">
            <w:rPr>
              <w:rtl w:val="0"/>
            </w:rPr>
          </w:r>
        </w:p>
        <w:p w:rsidR="00000000" w:rsidDel="00000000" w:rsidP="00000000" w:rsidRDefault="00000000" w:rsidRPr="00000000" w14:paraId="0000003E">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rji0gaz8wuhj">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Uso de objetos y módulos</w:t>
            </w:r>
          </w:hyperlink>
          <w:r w:rsidDel="00000000" w:rsidR="00000000" w:rsidRPr="00000000">
            <w:rPr>
              <w:rtl w:val="0"/>
            </w:rPr>
          </w:r>
        </w:p>
        <w:p w:rsidR="00000000" w:rsidDel="00000000" w:rsidP="00000000" w:rsidRDefault="00000000" w:rsidRPr="00000000" w14:paraId="0000003F">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2y449jghng3d">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Python en el mundo real</w:t>
            </w:r>
          </w:hyperlink>
          <w:r w:rsidDel="00000000" w:rsidR="00000000" w:rsidRPr="00000000">
            <w:rPr>
              <w:rtl w:val="0"/>
            </w:rPr>
          </w:r>
        </w:p>
        <w:p w:rsidR="00000000" w:rsidDel="00000000" w:rsidP="00000000" w:rsidRDefault="00000000" w:rsidRPr="00000000" w14:paraId="00000040">
          <w:pPr>
            <w:spacing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nsrofmt1nrmx">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Conclusiones finales</w:t>
            </w:r>
          </w:hyperlink>
          <w:r w:rsidDel="00000000" w:rsidR="00000000" w:rsidRPr="00000000">
            <w:rPr>
              <w:rtl w:val="0"/>
            </w:rPr>
          </w:r>
        </w:p>
        <w:p w:rsidR="00000000" w:rsidDel="00000000" w:rsidP="00000000" w:rsidRDefault="00000000" w:rsidRPr="00000000" w14:paraId="00000041">
          <w:pPr>
            <w:spacing w:after="80" w:before="200" w:line="240" w:lineRule="auto"/>
            <w:ind w:left="0" w:firstLine="0"/>
            <w:rPr>
              <w:rFonts w:ascii="Arial" w:cs="Arial" w:eastAsia="Arial" w:hAnsi="Arial"/>
              <w:b w:val="0"/>
              <w:i w:val="0"/>
              <w:smallCaps w:val="0"/>
              <w:strike w:val="0"/>
              <w:color w:val="1155cc"/>
              <w:sz w:val="24"/>
              <w:szCs w:val="24"/>
              <w:u w:val="single"/>
              <w:shd w:fill="auto" w:val="clear"/>
              <w:vertAlign w:val="baseline"/>
            </w:rPr>
          </w:pPr>
          <w:hyperlink w:anchor="_g4fws4q23q2j">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Clases bonus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jc w:val="center"/>
        <w:rPr>
          <w:sz w:val="48"/>
          <w:szCs w:val="48"/>
          <w:highlight w:val="green"/>
        </w:rPr>
      </w:pPr>
      <w:r w:rsidDel="00000000" w:rsidR="00000000" w:rsidRPr="00000000">
        <w:rPr>
          <w:sz w:val="48"/>
          <w:szCs w:val="48"/>
          <w:highlight w:val="green"/>
          <w:rtl w:val="0"/>
        </w:rPr>
        <w:t xml:space="preserve">Si crees que algo no está claro o que lo podrias explicar mejor </w:t>
      </w:r>
    </w:p>
    <w:p w:rsidR="00000000" w:rsidDel="00000000" w:rsidP="00000000" w:rsidRDefault="00000000" w:rsidRPr="00000000" w14:paraId="00000045">
      <w:pPr>
        <w:jc w:val="center"/>
        <w:rPr>
          <w:b w:val="1"/>
          <w:sz w:val="48"/>
          <w:szCs w:val="48"/>
          <w:highlight w:val="green"/>
        </w:rPr>
      </w:pPr>
      <w:r w:rsidDel="00000000" w:rsidR="00000000" w:rsidRPr="00000000">
        <w:rPr>
          <w:b w:val="1"/>
          <w:sz w:val="48"/>
          <w:szCs w:val="48"/>
          <w:highlight w:val="green"/>
          <w:rtl w:val="0"/>
        </w:rPr>
        <w:t xml:space="preserve">no dudes en corregirlo.</w:t>
      </w:r>
    </w:p>
    <w:p w:rsidR="00000000" w:rsidDel="00000000" w:rsidP="00000000" w:rsidRDefault="00000000" w:rsidRPr="00000000" w14:paraId="00000046">
      <w:pPr>
        <w:jc w:val="center"/>
        <w:rPr>
          <w:b w:val="1"/>
          <w:sz w:val="48"/>
          <w:szCs w:val="48"/>
          <w:highlight w:val="green"/>
        </w:rPr>
      </w:pPr>
      <w:r w:rsidDel="00000000" w:rsidR="00000000" w:rsidRPr="00000000">
        <w:rPr>
          <w:sz w:val="48"/>
          <w:szCs w:val="48"/>
          <w:highlight w:val="green"/>
          <w:rtl w:val="0"/>
        </w:rPr>
        <w:t xml:space="preserve">Si crees que falta algo o que algo se podría ver mejor</w:t>
      </w:r>
      <w:r w:rsidDel="00000000" w:rsidR="00000000" w:rsidRPr="00000000">
        <w:rPr>
          <w:b w:val="1"/>
          <w:sz w:val="48"/>
          <w:szCs w:val="48"/>
          <w:highlight w:val="green"/>
          <w:rtl w:val="0"/>
        </w:rPr>
        <w:t xml:space="preserve"> </w:t>
      </w:r>
    </w:p>
    <w:p w:rsidR="00000000" w:rsidDel="00000000" w:rsidP="00000000" w:rsidRDefault="00000000" w:rsidRPr="00000000" w14:paraId="00000047">
      <w:pPr>
        <w:jc w:val="center"/>
        <w:rPr>
          <w:b w:val="1"/>
          <w:sz w:val="48"/>
          <w:szCs w:val="48"/>
          <w:highlight w:val="green"/>
        </w:rPr>
      </w:pPr>
      <w:r w:rsidDel="00000000" w:rsidR="00000000" w:rsidRPr="00000000">
        <w:rPr>
          <w:b w:val="1"/>
          <w:sz w:val="48"/>
          <w:szCs w:val="48"/>
          <w:highlight w:val="green"/>
          <w:rtl w:val="0"/>
        </w:rPr>
        <w:t xml:space="preserve">no dudes en añadirlo.</w:t>
      </w:r>
    </w:p>
    <w:p w:rsidR="00000000" w:rsidDel="00000000" w:rsidP="00000000" w:rsidRDefault="00000000" w:rsidRPr="00000000" w14:paraId="00000048">
      <w:pPr>
        <w:jc w:val="center"/>
        <w:rPr>
          <w:sz w:val="48"/>
          <w:szCs w:val="48"/>
          <w:highlight w:val="green"/>
        </w:rPr>
      </w:pPr>
      <w:r w:rsidDel="00000000" w:rsidR="00000000" w:rsidRPr="00000000">
        <w:rPr>
          <w:sz w:val="48"/>
          <w:szCs w:val="48"/>
          <w:highlight w:val="green"/>
          <w:rtl w:val="0"/>
        </w:rPr>
        <w:t xml:space="preserve">Somos una comunidad y </w:t>
      </w:r>
    </w:p>
    <w:p w:rsidR="00000000" w:rsidDel="00000000" w:rsidP="00000000" w:rsidRDefault="00000000" w:rsidRPr="00000000" w14:paraId="00000049">
      <w:pPr>
        <w:jc w:val="center"/>
        <w:rPr>
          <w:b w:val="1"/>
          <w:sz w:val="48"/>
          <w:szCs w:val="48"/>
          <w:highlight w:val="green"/>
        </w:rPr>
      </w:pPr>
      <w:r w:rsidDel="00000000" w:rsidR="00000000" w:rsidRPr="00000000">
        <w:rPr>
          <w:b w:val="1"/>
          <w:sz w:val="48"/>
          <w:szCs w:val="48"/>
          <w:highlight w:val="green"/>
          <w:rtl w:val="0"/>
        </w:rPr>
        <w:t xml:space="preserve">estas notas son tuyas tambien.</w:t>
      </w:r>
    </w:p>
    <w:p w:rsidR="00000000" w:rsidDel="00000000" w:rsidP="00000000" w:rsidRDefault="00000000" w:rsidRPr="00000000" w14:paraId="0000004A">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bookmarkStart w:colFirst="0" w:colLast="0" w:name="_1qherppr8w7y" w:id="2"/>
      <w:bookmarkEnd w:id="2"/>
      <w:r w:rsidDel="00000000" w:rsidR="00000000" w:rsidRPr="00000000">
        <w:rPr>
          <w:rtl w:val="0"/>
        </w:rPr>
        <w:t xml:space="preserve">El Zen de python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b w:val="1"/>
          <w:rtl w:val="0"/>
        </w:rPr>
        <w:t xml:space="preserve">Hermoso es mejor que feo.</w:t>
      </w:r>
    </w:p>
    <w:p w:rsidR="00000000" w:rsidDel="00000000" w:rsidP="00000000" w:rsidRDefault="00000000" w:rsidRPr="00000000" w14:paraId="0000004E">
      <w:pPr>
        <w:rPr>
          <w:b w:val="1"/>
        </w:rPr>
      </w:pPr>
      <w:r w:rsidDel="00000000" w:rsidR="00000000" w:rsidRPr="00000000">
        <w:rPr>
          <w:b w:val="1"/>
          <w:rtl w:val="0"/>
        </w:rPr>
        <w:t xml:space="preserve">Explícito es mejor que implícito.</w:t>
      </w:r>
    </w:p>
    <w:p w:rsidR="00000000" w:rsidDel="00000000" w:rsidP="00000000" w:rsidRDefault="00000000" w:rsidRPr="00000000" w14:paraId="0000004F">
      <w:pPr>
        <w:rPr>
          <w:b w:val="1"/>
        </w:rPr>
      </w:pPr>
      <w:r w:rsidDel="00000000" w:rsidR="00000000" w:rsidRPr="00000000">
        <w:rPr>
          <w:b w:val="1"/>
          <w:rtl w:val="0"/>
        </w:rPr>
        <w:t xml:space="preserve">Simple es mejor que complejo.</w:t>
      </w:r>
    </w:p>
    <w:p w:rsidR="00000000" w:rsidDel="00000000" w:rsidP="00000000" w:rsidRDefault="00000000" w:rsidRPr="00000000" w14:paraId="00000050">
      <w:pPr>
        <w:rPr>
          <w:b w:val="1"/>
        </w:rPr>
      </w:pPr>
      <w:r w:rsidDel="00000000" w:rsidR="00000000" w:rsidRPr="00000000">
        <w:rPr>
          <w:b w:val="1"/>
          <w:rtl w:val="0"/>
        </w:rPr>
        <w:t xml:space="preserve">Complejo es mejor que complicado.</w:t>
      </w:r>
    </w:p>
    <w:p w:rsidR="00000000" w:rsidDel="00000000" w:rsidP="00000000" w:rsidRDefault="00000000" w:rsidRPr="00000000" w14:paraId="00000051">
      <w:pPr>
        <w:rPr>
          <w:b w:val="1"/>
        </w:rPr>
      </w:pPr>
      <w:r w:rsidDel="00000000" w:rsidR="00000000" w:rsidRPr="00000000">
        <w:rPr>
          <w:b w:val="1"/>
          <w:rtl w:val="0"/>
        </w:rPr>
        <w:t xml:space="preserve">Plano es mejor que anidado.</w:t>
      </w:r>
    </w:p>
    <w:p w:rsidR="00000000" w:rsidDel="00000000" w:rsidP="00000000" w:rsidRDefault="00000000" w:rsidRPr="00000000" w14:paraId="00000052">
      <w:pPr>
        <w:rPr>
          <w:b w:val="1"/>
        </w:rPr>
      </w:pPr>
      <w:r w:rsidDel="00000000" w:rsidR="00000000" w:rsidRPr="00000000">
        <w:rPr>
          <w:b w:val="1"/>
          <w:rtl w:val="0"/>
        </w:rPr>
        <w:t xml:space="preserve">Escaso es mejor que denso.</w:t>
      </w:r>
    </w:p>
    <w:p w:rsidR="00000000" w:rsidDel="00000000" w:rsidP="00000000" w:rsidRDefault="00000000" w:rsidRPr="00000000" w14:paraId="00000053">
      <w:pPr>
        <w:rPr>
          <w:b w:val="1"/>
        </w:rPr>
      </w:pPr>
      <w:r w:rsidDel="00000000" w:rsidR="00000000" w:rsidRPr="00000000">
        <w:rPr>
          <w:b w:val="1"/>
          <w:rtl w:val="0"/>
        </w:rPr>
        <w:t xml:space="preserve">La legibilidad cuenta.</w:t>
      </w:r>
    </w:p>
    <w:p w:rsidR="00000000" w:rsidDel="00000000" w:rsidP="00000000" w:rsidRDefault="00000000" w:rsidRPr="00000000" w14:paraId="00000054">
      <w:pPr>
        <w:rPr>
          <w:b w:val="1"/>
        </w:rPr>
      </w:pPr>
      <w:r w:rsidDel="00000000" w:rsidR="00000000" w:rsidRPr="00000000">
        <w:rPr>
          <w:b w:val="1"/>
          <w:rtl w:val="0"/>
        </w:rPr>
        <w:t xml:space="preserve">Los casos especiales no son lo suficientemente especiales para romper las reglas.</w:t>
      </w:r>
    </w:p>
    <w:p w:rsidR="00000000" w:rsidDel="00000000" w:rsidP="00000000" w:rsidRDefault="00000000" w:rsidRPr="00000000" w14:paraId="00000055">
      <w:pPr>
        <w:rPr>
          <w:b w:val="1"/>
        </w:rPr>
      </w:pPr>
      <w:r w:rsidDel="00000000" w:rsidR="00000000" w:rsidRPr="00000000">
        <w:rPr>
          <w:b w:val="1"/>
          <w:rtl w:val="0"/>
        </w:rPr>
        <w:t xml:space="preserve">Lo práctico supera a la pureza.</w:t>
      </w:r>
    </w:p>
    <w:p w:rsidR="00000000" w:rsidDel="00000000" w:rsidP="00000000" w:rsidRDefault="00000000" w:rsidRPr="00000000" w14:paraId="00000056">
      <w:pPr>
        <w:rPr>
          <w:b w:val="1"/>
        </w:rPr>
      </w:pPr>
      <w:r w:rsidDel="00000000" w:rsidR="00000000" w:rsidRPr="00000000">
        <w:rPr>
          <w:b w:val="1"/>
          <w:rtl w:val="0"/>
        </w:rPr>
        <w:t xml:space="preserve">Los errores no deben pasar en silencio.</w:t>
      </w:r>
    </w:p>
    <w:p w:rsidR="00000000" w:rsidDel="00000000" w:rsidP="00000000" w:rsidRDefault="00000000" w:rsidRPr="00000000" w14:paraId="00000057">
      <w:pPr>
        <w:rPr>
          <w:b w:val="1"/>
        </w:rPr>
      </w:pPr>
      <w:r w:rsidDel="00000000" w:rsidR="00000000" w:rsidRPr="00000000">
        <w:rPr>
          <w:b w:val="1"/>
          <w:rtl w:val="0"/>
        </w:rPr>
        <w:t xml:space="preserve">A menos que sean silenciados.</w:t>
      </w:r>
    </w:p>
    <w:p w:rsidR="00000000" w:rsidDel="00000000" w:rsidP="00000000" w:rsidRDefault="00000000" w:rsidRPr="00000000" w14:paraId="00000058">
      <w:pPr>
        <w:rPr>
          <w:b w:val="1"/>
        </w:rPr>
      </w:pPr>
      <w:r w:rsidDel="00000000" w:rsidR="00000000" w:rsidRPr="00000000">
        <w:rPr>
          <w:b w:val="1"/>
          <w:rtl w:val="0"/>
        </w:rPr>
        <w:t xml:space="preserve">En cara a la ambigüedad, rechazar la tentación de adivinar.</w:t>
      </w:r>
    </w:p>
    <w:p w:rsidR="00000000" w:rsidDel="00000000" w:rsidP="00000000" w:rsidRDefault="00000000" w:rsidRPr="00000000" w14:paraId="00000059">
      <w:pPr>
        <w:rPr>
          <w:b w:val="1"/>
        </w:rPr>
      </w:pPr>
      <w:r w:rsidDel="00000000" w:rsidR="00000000" w:rsidRPr="00000000">
        <w:rPr>
          <w:b w:val="1"/>
          <w:rtl w:val="0"/>
        </w:rPr>
        <w:t xml:space="preserve">Debe haber una - y preferiblemente sólo una - manera obvia de hacerlo.</w:t>
      </w:r>
    </w:p>
    <w:p w:rsidR="00000000" w:rsidDel="00000000" w:rsidP="00000000" w:rsidRDefault="00000000" w:rsidRPr="00000000" w14:paraId="0000005A">
      <w:pPr>
        <w:rPr>
          <w:b w:val="1"/>
        </w:rPr>
      </w:pPr>
      <w:r w:rsidDel="00000000" w:rsidR="00000000" w:rsidRPr="00000000">
        <w:rPr>
          <w:b w:val="1"/>
          <w:rtl w:val="0"/>
        </w:rPr>
        <w:t xml:space="preserve">Aunque esa manera puede no ser obvia en un primer momento a menos que seas holandés.</w:t>
      </w:r>
    </w:p>
    <w:p w:rsidR="00000000" w:rsidDel="00000000" w:rsidP="00000000" w:rsidRDefault="00000000" w:rsidRPr="00000000" w14:paraId="0000005B">
      <w:pPr>
        <w:rPr>
          <w:b w:val="1"/>
        </w:rPr>
      </w:pPr>
      <w:r w:rsidDel="00000000" w:rsidR="00000000" w:rsidRPr="00000000">
        <w:rPr>
          <w:b w:val="1"/>
          <w:rtl w:val="0"/>
        </w:rPr>
        <w:t xml:space="preserve">Ahora es mejor que nunca.</w:t>
      </w:r>
    </w:p>
    <w:p w:rsidR="00000000" w:rsidDel="00000000" w:rsidP="00000000" w:rsidRDefault="00000000" w:rsidRPr="00000000" w14:paraId="0000005C">
      <w:pPr>
        <w:rPr>
          <w:b w:val="1"/>
        </w:rPr>
      </w:pPr>
      <w:r w:rsidDel="00000000" w:rsidR="00000000" w:rsidRPr="00000000">
        <w:rPr>
          <w:b w:val="1"/>
          <w:rtl w:val="0"/>
        </w:rPr>
        <w:t xml:space="preserve">Aunque “nunca” es a menudo mejor que “ahora mismo”.</w:t>
      </w:r>
    </w:p>
    <w:p w:rsidR="00000000" w:rsidDel="00000000" w:rsidP="00000000" w:rsidRDefault="00000000" w:rsidRPr="00000000" w14:paraId="0000005D">
      <w:pPr>
        <w:rPr>
          <w:b w:val="1"/>
        </w:rPr>
      </w:pPr>
      <w:r w:rsidDel="00000000" w:rsidR="00000000" w:rsidRPr="00000000">
        <w:rPr>
          <w:b w:val="1"/>
          <w:rtl w:val="0"/>
        </w:rPr>
        <w:t xml:space="preserve">Si la aplicación es difícil de explicar, es una mala idea.</w:t>
      </w:r>
    </w:p>
    <w:p w:rsidR="00000000" w:rsidDel="00000000" w:rsidP="00000000" w:rsidRDefault="00000000" w:rsidRPr="00000000" w14:paraId="0000005E">
      <w:pPr>
        <w:rPr>
          <w:b w:val="1"/>
        </w:rPr>
      </w:pPr>
      <w:r w:rsidDel="00000000" w:rsidR="00000000" w:rsidRPr="00000000">
        <w:rPr>
          <w:b w:val="1"/>
          <w:rtl w:val="0"/>
        </w:rPr>
        <w:t xml:space="preserve">Si la aplicación es fácil de explicar, puede ser una buena idea.</w:t>
      </w:r>
    </w:p>
    <w:p w:rsidR="00000000" w:rsidDel="00000000" w:rsidP="00000000" w:rsidRDefault="00000000" w:rsidRPr="00000000" w14:paraId="0000005F">
      <w:pPr>
        <w:rPr>
          <w:b w:val="1"/>
        </w:rPr>
      </w:pPr>
      <w:r w:rsidDel="00000000" w:rsidR="00000000" w:rsidRPr="00000000">
        <w:rPr>
          <w:b w:val="1"/>
          <w:rtl w:val="0"/>
        </w:rPr>
        <w:t xml:space="preserve">Los espacios de nombres son una gran idea ¡hay que hacer más de eso!</w:t>
      </w:r>
    </w:p>
    <w:p w:rsidR="00000000" w:rsidDel="00000000" w:rsidP="00000000" w:rsidRDefault="00000000" w:rsidRPr="00000000" w14:paraId="00000060">
      <w:pPr>
        <w:pStyle w:val="Heading2"/>
        <w:rPr>
          <w:b w:val="1"/>
          <w:sz w:val="24"/>
          <w:szCs w:val="24"/>
        </w:rPr>
      </w:pPr>
      <w:bookmarkStart w:colFirst="0" w:colLast="0" w:name="_u2yx91vtvrkk" w:id="3"/>
      <w:bookmarkEnd w:id="3"/>
      <w:r w:rsidDel="00000000" w:rsidR="00000000" w:rsidRPr="00000000">
        <w:rPr>
          <w:rtl w:val="0"/>
        </w:rPr>
      </w:r>
    </w:p>
    <w:p w:rsidR="00000000" w:rsidDel="00000000" w:rsidP="00000000" w:rsidRDefault="00000000" w:rsidRPr="00000000" w14:paraId="00000061">
      <w:pPr>
        <w:pStyle w:val="Heading2"/>
        <w:rPr/>
      </w:pPr>
      <w:bookmarkStart w:colFirst="0" w:colLast="0" w:name="_7vylmqp0dyuc" w:id="4"/>
      <w:bookmarkEnd w:id="4"/>
      <w:r w:rsidDel="00000000" w:rsidR="00000000" w:rsidRPr="00000000">
        <w:rPr>
          <w:rtl w:val="0"/>
        </w:rPr>
        <w:t xml:space="preserve">La Biblia de python</w:t>
      </w:r>
    </w:p>
    <w:p w:rsidR="00000000" w:rsidDel="00000000" w:rsidP="00000000" w:rsidRDefault="00000000" w:rsidRPr="00000000" w14:paraId="00000062">
      <w:pPr>
        <w:rPr/>
      </w:pPr>
      <w:r w:rsidDel="00000000" w:rsidR="00000000" w:rsidRPr="00000000">
        <w:rPr>
          <w:rtl w:val="0"/>
        </w:rPr>
        <w:t xml:space="preserve">Siempre que tengas una duda acerca del lenguaje puedes consultar esta ruta:</w:t>
      </w:r>
    </w:p>
    <w:p w:rsidR="00000000" w:rsidDel="00000000" w:rsidP="00000000" w:rsidRDefault="00000000" w:rsidRPr="00000000" w14:paraId="00000063">
      <w:pPr>
        <w:numPr>
          <w:ilvl w:val="0"/>
          <w:numId w:val="9"/>
        </w:numPr>
        <w:ind w:left="720" w:hanging="360"/>
        <w:rPr>
          <w:u w:val="none"/>
        </w:rPr>
      </w:pPr>
      <w:r w:rsidDel="00000000" w:rsidR="00000000" w:rsidRPr="00000000">
        <w:rPr>
          <w:rtl w:val="0"/>
        </w:rPr>
        <w:t xml:space="preserve">Ingresa a </w:t>
      </w:r>
      <w:hyperlink r:id="rId8">
        <w:r w:rsidDel="00000000" w:rsidR="00000000" w:rsidRPr="00000000">
          <w:rPr>
            <w:color w:val="1155cc"/>
            <w:u w:val="single"/>
            <w:rtl w:val="0"/>
          </w:rPr>
          <w:t xml:space="preserve">python.org</w:t>
        </w:r>
      </w:hyperlink>
      <w:r w:rsidDel="00000000" w:rsidR="00000000" w:rsidRPr="00000000">
        <w:rPr>
          <w:rtl w:val="0"/>
        </w:rPr>
      </w:r>
    </w:p>
    <w:p w:rsidR="00000000" w:rsidDel="00000000" w:rsidP="00000000" w:rsidRDefault="00000000" w:rsidRPr="00000000" w14:paraId="00000064">
      <w:pPr>
        <w:numPr>
          <w:ilvl w:val="0"/>
          <w:numId w:val="9"/>
        </w:numPr>
        <w:ind w:left="720" w:hanging="360"/>
        <w:rPr>
          <w:u w:val="none"/>
        </w:rPr>
      </w:pPr>
      <w:r w:rsidDel="00000000" w:rsidR="00000000" w:rsidRPr="00000000">
        <w:rPr>
          <w:rtl w:val="0"/>
        </w:rPr>
        <w:t xml:space="preserve">Haz click en la sección “</w:t>
      </w:r>
      <w:hyperlink r:id="rId9">
        <w:r w:rsidDel="00000000" w:rsidR="00000000" w:rsidRPr="00000000">
          <w:rPr>
            <w:color w:val="1155cc"/>
            <w:u w:val="single"/>
            <w:rtl w:val="0"/>
          </w:rPr>
          <w:t xml:space="preserve">Documentation</w:t>
        </w:r>
      </w:hyperlink>
      <w:r w:rsidDel="00000000" w:rsidR="00000000" w:rsidRPr="00000000">
        <w:rPr>
          <w:rtl w:val="0"/>
        </w:rPr>
        <w:t xml:space="preserve">”</w:t>
      </w:r>
    </w:p>
    <w:p w:rsidR="00000000" w:rsidDel="00000000" w:rsidP="00000000" w:rsidRDefault="00000000" w:rsidRPr="00000000" w14:paraId="00000065">
      <w:pPr>
        <w:numPr>
          <w:ilvl w:val="0"/>
          <w:numId w:val="9"/>
        </w:numPr>
        <w:ind w:left="720" w:hanging="360"/>
        <w:rPr>
          <w:u w:val="none"/>
        </w:rPr>
      </w:pPr>
      <w:r w:rsidDel="00000000" w:rsidR="00000000" w:rsidRPr="00000000">
        <w:rPr>
          <w:rtl w:val="0"/>
        </w:rPr>
        <w:t xml:space="preserve">Selecciona la versión de python que quieres explorar, </w:t>
      </w:r>
      <w:hyperlink r:id="rId10">
        <w:r w:rsidDel="00000000" w:rsidR="00000000" w:rsidRPr="00000000">
          <w:rPr>
            <w:color w:val="1155cc"/>
            <w:u w:val="single"/>
            <w:rtl w:val="0"/>
          </w:rPr>
          <w:t xml:space="preserve">Python 3</w:t>
        </w:r>
      </w:hyperlink>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y como paso adicional, mejora tus notas.</w:t>
      </w:r>
    </w:p>
    <w:p w:rsidR="00000000" w:rsidDel="00000000" w:rsidP="00000000" w:rsidRDefault="00000000" w:rsidRPr="00000000" w14:paraId="00000067">
      <w:pPr>
        <w:rPr/>
      </w:pPr>
      <w:r w:rsidDel="00000000" w:rsidR="00000000" w:rsidRPr="00000000">
        <w:rPr>
          <w:rtl w:val="0"/>
        </w:rPr>
        <w:t xml:space="preserve">Otras fuentes de información:</w:t>
      </w:r>
    </w:p>
    <w:p w:rsidR="00000000" w:rsidDel="00000000" w:rsidP="00000000" w:rsidRDefault="00000000" w:rsidRPr="00000000" w14:paraId="00000068">
      <w:pPr>
        <w:numPr>
          <w:ilvl w:val="0"/>
          <w:numId w:val="4"/>
        </w:numPr>
        <w:ind w:left="720" w:hanging="360"/>
        <w:rPr>
          <w:u w:val="none"/>
        </w:rPr>
      </w:pPr>
      <w:hyperlink r:id="rId11">
        <w:r w:rsidDel="00000000" w:rsidR="00000000" w:rsidRPr="00000000">
          <w:rPr>
            <w:color w:val="1155cc"/>
            <w:u w:val="single"/>
            <w:rtl w:val="0"/>
          </w:rPr>
          <w:t xml:space="preserve">https://uniwebsidad.com/libros/python?from=librosweb</w:t>
        </w:r>
      </w:hyperlink>
      <w:r w:rsidDel="00000000" w:rsidR="00000000" w:rsidRPr="00000000">
        <w:rPr>
          <w:rtl w:val="0"/>
        </w:rPr>
      </w:r>
    </w:p>
    <w:p w:rsidR="00000000" w:rsidDel="00000000" w:rsidP="00000000" w:rsidRDefault="00000000" w:rsidRPr="00000000" w14:paraId="00000069">
      <w:pPr>
        <w:numPr>
          <w:ilvl w:val="0"/>
          <w:numId w:val="4"/>
        </w:numPr>
        <w:ind w:left="720" w:hanging="360"/>
        <w:rPr>
          <w:u w:val="none"/>
        </w:rPr>
      </w:pPr>
      <w:r w:rsidDel="00000000" w:rsidR="00000000" w:rsidRPr="00000000">
        <w:rPr>
          <w:rtl w:val="0"/>
        </w:rPr>
        <w:t xml:space="preserve">&lt;3 tu corazón es la mejor fuente.</w:t>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rPr>
          <w:sz w:val="72"/>
          <w:szCs w:val="72"/>
        </w:rPr>
      </w:pPr>
      <w:bookmarkStart w:colFirst="0" w:colLast="0" w:name="_onw8saw102mc" w:id="5"/>
      <w:bookmarkEnd w:id="5"/>
      <w:r w:rsidDel="00000000" w:rsidR="00000000" w:rsidRPr="00000000">
        <w:rPr>
          <w:rtl w:val="0"/>
        </w:rPr>
        <w:t xml:space="preserve">Básicos del Lenguaje</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sz w:val="36"/>
          <w:szCs w:val="36"/>
        </w:rPr>
      </w:pPr>
      <w:bookmarkStart w:colFirst="0" w:colLast="0" w:name="_x0pr8o2d1eie" w:id="6"/>
      <w:bookmarkEnd w:id="6"/>
      <w:r w:rsidDel="00000000" w:rsidR="00000000" w:rsidRPr="00000000">
        <w:rPr>
          <w:rtl w:val="0"/>
        </w:rPr>
        <w:t xml:space="preserve">Operadores matemáticos</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Operadores aritméticos: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21"/>
        </w:numPr>
        <w:ind w:left="720" w:hanging="360"/>
        <w:rPr>
          <w:b w:val="1"/>
        </w:rPr>
      </w:pPr>
      <w:r w:rsidDel="00000000" w:rsidR="00000000" w:rsidRPr="00000000">
        <w:rPr>
          <w:b w:val="1"/>
          <w:sz w:val="28"/>
          <w:szCs w:val="28"/>
          <w:rtl w:val="0"/>
        </w:rPr>
        <w:t xml:space="preserve">+</w:t>
      </w:r>
      <w:r w:rsidDel="00000000" w:rsidR="00000000" w:rsidRPr="00000000">
        <w:rPr>
          <w:b w:val="1"/>
          <w:rtl w:val="0"/>
        </w:rPr>
        <w:t xml:space="preserve"> :</w:t>
      </w:r>
      <w:r w:rsidDel="00000000" w:rsidR="00000000" w:rsidRPr="00000000">
        <w:rPr>
          <w:rtl w:val="0"/>
        </w:rPr>
        <w:t xml:space="preserve"> Suma simple, ejemplo:</w:t>
      </w:r>
    </w:p>
    <w:p w:rsidR="00000000" w:rsidDel="00000000" w:rsidP="00000000" w:rsidRDefault="00000000" w:rsidRPr="00000000" w14:paraId="00000071">
      <w:pPr>
        <w:numPr>
          <w:ilvl w:val="1"/>
          <w:numId w:val="21"/>
        </w:numPr>
        <w:ind w:left="1440" w:hanging="360"/>
        <w:rPr>
          <w:b w:val="1"/>
        </w:rPr>
      </w:pPr>
      <w:r w:rsidDel="00000000" w:rsidR="00000000" w:rsidRPr="00000000">
        <w:rPr>
          <w:rtl w:val="0"/>
        </w:rPr>
        <w:t xml:space="preserve"> 10+5 = 15</w:t>
      </w:r>
    </w:p>
    <w:p w:rsidR="00000000" w:rsidDel="00000000" w:rsidP="00000000" w:rsidRDefault="00000000" w:rsidRPr="00000000" w14:paraId="00000072">
      <w:pPr>
        <w:numPr>
          <w:ilvl w:val="0"/>
          <w:numId w:val="21"/>
        </w:numPr>
        <w:ind w:left="720" w:hanging="360"/>
        <w:rPr>
          <w:u w:val="none"/>
        </w:rPr>
      </w:pPr>
      <w:r w:rsidDel="00000000" w:rsidR="00000000" w:rsidRPr="00000000">
        <w:rPr>
          <w:b w:val="1"/>
          <w:sz w:val="28"/>
          <w:szCs w:val="28"/>
          <w:rtl w:val="0"/>
        </w:rPr>
        <w:t xml:space="preserve">-</w:t>
      </w:r>
      <w:r w:rsidDel="00000000" w:rsidR="00000000" w:rsidRPr="00000000">
        <w:rPr>
          <w:rtl w:val="0"/>
        </w:rPr>
        <w:t xml:space="preserve"> </w:t>
      </w:r>
      <w:r w:rsidDel="00000000" w:rsidR="00000000" w:rsidRPr="00000000">
        <w:rPr>
          <w:b w:val="1"/>
          <w:rtl w:val="0"/>
        </w:rPr>
        <w:t xml:space="preserve">:</w:t>
      </w:r>
      <w:r w:rsidDel="00000000" w:rsidR="00000000" w:rsidRPr="00000000">
        <w:rPr>
          <w:rtl w:val="0"/>
        </w:rPr>
        <w:t xml:space="preserve"> Resta simple, ejemplo:</w:t>
      </w:r>
    </w:p>
    <w:p w:rsidR="00000000" w:rsidDel="00000000" w:rsidP="00000000" w:rsidRDefault="00000000" w:rsidRPr="00000000" w14:paraId="00000073">
      <w:pPr>
        <w:numPr>
          <w:ilvl w:val="1"/>
          <w:numId w:val="21"/>
        </w:numPr>
        <w:ind w:left="1440" w:hanging="360"/>
        <w:rPr>
          <w:u w:val="none"/>
        </w:rPr>
      </w:pPr>
      <w:r w:rsidDel="00000000" w:rsidR="00000000" w:rsidRPr="00000000">
        <w:rPr>
          <w:rtl w:val="0"/>
        </w:rPr>
        <w:t xml:space="preserve">10-5 = 5</w:t>
      </w:r>
    </w:p>
    <w:p w:rsidR="00000000" w:rsidDel="00000000" w:rsidP="00000000" w:rsidRDefault="00000000" w:rsidRPr="00000000" w14:paraId="00000074">
      <w:pPr>
        <w:numPr>
          <w:ilvl w:val="1"/>
          <w:numId w:val="21"/>
        </w:numPr>
        <w:ind w:left="1440" w:hanging="360"/>
        <w:rPr>
          <w:u w:val="none"/>
        </w:rPr>
      </w:pPr>
      <w:r w:rsidDel="00000000" w:rsidR="00000000" w:rsidRPr="00000000">
        <w:rPr>
          <w:rtl w:val="0"/>
        </w:rPr>
        <w:t xml:space="preserve">-10+5 = -5  (tambien puede haber resultados negativos)</w:t>
      </w:r>
    </w:p>
    <w:p w:rsidR="00000000" w:rsidDel="00000000" w:rsidP="00000000" w:rsidRDefault="00000000" w:rsidRPr="00000000" w14:paraId="00000075">
      <w:pPr>
        <w:numPr>
          <w:ilvl w:val="0"/>
          <w:numId w:val="21"/>
        </w:numPr>
        <w:ind w:left="720" w:hanging="360"/>
        <w:rPr>
          <w:b w:val="1"/>
        </w:rPr>
      </w:pPr>
      <w:r w:rsidDel="00000000" w:rsidR="00000000" w:rsidRPr="00000000">
        <w:rPr>
          <w:b w:val="1"/>
          <w:sz w:val="28"/>
          <w:szCs w:val="28"/>
          <w:rtl w:val="0"/>
        </w:rPr>
        <w:t xml:space="preserve">*</w:t>
      </w:r>
      <w:r w:rsidDel="00000000" w:rsidR="00000000" w:rsidRPr="00000000">
        <w:rPr>
          <w:b w:val="1"/>
          <w:rtl w:val="0"/>
        </w:rPr>
        <w:t xml:space="preserve"> : </w:t>
      </w:r>
      <w:r w:rsidDel="00000000" w:rsidR="00000000" w:rsidRPr="00000000">
        <w:rPr>
          <w:rtl w:val="0"/>
        </w:rPr>
        <w:t xml:space="preserve">Multiplicación simple, ejemplo:</w:t>
      </w:r>
    </w:p>
    <w:p w:rsidR="00000000" w:rsidDel="00000000" w:rsidP="00000000" w:rsidRDefault="00000000" w:rsidRPr="00000000" w14:paraId="00000076">
      <w:pPr>
        <w:numPr>
          <w:ilvl w:val="1"/>
          <w:numId w:val="21"/>
        </w:numPr>
        <w:ind w:left="1440" w:hanging="360"/>
      </w:pPr>
      <w:r w:rsidDel="00000000" w:rsidR="00000000" w:rsidRPr="00000000">
        <w:rPr>
          <w:rtl w:val="0"/>
        </w:rPr>
        <w:t xml:space="preserve">5*2 = 10</w:t>
      </w:r>
    </w:p>
    <w:p w:rsidR="00000000" w:rsidDel="00000000" w:rsidP="00000000" w:rsidRDefault="00000000" w:rsidRPr="00000000" w14:paraId="00000077">
      <w:pPr>
        <w:numPr>
          <w:ilvl w:val="1"/>
          <w:numId w:val="21"/>
        </w:numPr>
        <w:ind w:left="1440" w:hanging="360"/>
      </w:pPr>
      <w:r w:rsidDel="00000000" w:rsidR="00000000" w:rsidRPr="00000000">
        <w:rPr>
          <w:rtl w:val="0"/>
        </w:rPr>
        <w:t xml:space="preserve">-5*2 = -10</w:t>
      </w:r>
    </w:p>
    <w:p w:rsidR="00000000" w:rsidDel="00000000" w:rsidP="00000000" w:rsidRDefault="00000000" w:rsidRPr="00000000" w14:paraId="00000078">
      <w:pPr>
        <w:numPr>
          <w:ilvl w:val="1"/>
          <w:numId w:val="21"/>
        </w:numPr>
        <w:ind w:left="1440" w:hanging="360"/>
      </w:pPr>
      <w:r w:rsidDel="00000000" w:rsidR="00000000" w:rsidRPr="00000000">
        <w:rPr>
          <w:rtl w:val="0"/>
        </w:rPr>
        <w:t xml:space="preserve">5*0 = 0</w:t>
      </w:r>
    </w:p>
    <w:p w:rsidR="00000000" w:rsidDel="00000000" w:rsidP="00000000" w:rsidRDefault="00000000" w:rsidRPr="00000000" w14:paraId="00000079">
      <w:pPr>
        <w:numPr>
          <w:ilvl w:val="0"/>
          <w:numId w:val="21"/>
        </w:numPr>
        <w:ind w:left="720" w:hanging="360"/>
        <w:rPr>
          <w:b w:val="1"/>
          <w:sz w:val="28"/>
          <w:szCs w:val="28"/>
        </w:rPr>
      </w:pPr>
      <w:r w:rsidDel="00000000" w:rsidR="00000000" w:rsidRPr="00000000">
        <w:rPr>
          <w:b w:val="1"/>
          <w:sz w:val="28"/>
          <w:szCs w:val="28"/>
          <w:rtl w:val="0"/>
        </w:rPr>
        <w:t xml:space="preserve">**</w:t>
      </w:r>
      <w:r w:rsidDel="00000000" w:rsidR="00000000" w:rsidRPr="00000000">
        <w:rPr>
          <w:b w:val="1"/>
          <w:rtl w:val="0"/>
        </w:rPr>
        <w:t xml:space="preserve"> :</w:t>
      </w:r>
      <w:r w:rsidDel="00000000" w:rsidR="00000000" w:rsidRPr="00000000">
        <w:rPr>
          <w:rtl w:val="0"/>
        </w:rPr>
        <w:t xml:space="preserve"> Potencia, elevar a una potencia un número, ejemplo:</w:t>
      </w:r>
    </w:p>
    <w:p w:rsidR="00000000" w:rsidDel="00000000" w:rsidP="00000000" w:rsidRDefault="00000000" w:rsidRPr="00000000" w14:paraId="0000007A">
      <w:pPr>
        <w:numPr>
          <w:ilvl w:val="1"/>
          <w:numId w:val="21"/>
        </w:numPr>
        <w:ind w:left="1440" w:hanging="360"/>
        <w:rPr>
          <w:u w:val="none"/>
        </w:rPr>
      </w:pPr>
      <w:r w:rsidDel="00000000" w:rsidR="00000000" w:rsidRPr="00000000">
        <w:rPr>
          <w:rtl w:val="0"/>
        </w:rPr>
        <w:t xml:space="preserve">5**2 = 5*5 = 25</w:t>
      </w:r>
    </w:p>
    <w:p w:rsidR="00000000" w:rsidDel="00000000" w:rsidP="00000000" w:rsidRDefault="00000000" w:rsidRPr="00000000" w14:paraId="0000007B">
      <w:pPr>
        <w:numPr>
          <w:ilvl w:val="1"/>
          <w:numId w:val="21"/>
        </w:numPr>
        <w:ind w:left="1440" w:hanging="360"/>
        <w:rPr>
          <w:u w:val="none"/>
        </w:rPr>
      </w:pPr>
      <w:r w:rsidDel="00000000" w:rsidR="00000000" w:rsidRPr="00000000">
        <w:rPr>
          <w:rtl w:val="0"/>
        </w:rPr>
        <w:t xml:space="preserve">10**3 = 10*10*10 = 1000</w:t>
      </w:r>
    </w:p>
    <w:p w:rsidR="00000000" w:rsidDel="00000000" w:rsidP="00000000" w:rsidRDefault="00000000" w:rsidRPr="00000000" w14:paraId="0000007C">
      <w:pPr>
        <w:numPr>
          <w:ilvl w:val="1"/>
          <w:numId w:val="21"/>
        </w:numPr>
        <w:ind w:left="1440" w:hanging="360"/>
        <w:rPr>
          <w:u w:val="none"/>
        </w:rPr>
      </w:pPr>
      <w:r w:rsidDel="00000000" w:rsidR="00000000" w:rsidRPr="00000000">
        <w:rPr>
          <w:rtl w:val="0"/>
        </w:rPr>
        <w:t xml:space="preserve">3**10 = 3*3*3*3*3*3*3*3*3*3 = 59049</w:t>
      </w:r>
    </w:p>
    <w:p w:rsidR="00000000" w:rsidDel="00000000" w:rsidP="00000000" w:rsidRDefault="00000000" w:rsidRPr="00000000" w14:paraId="0000007D">
      <w:pPr>
        <w:numPr>
          <w:ilvl w:val="0"/>
          <w:numId w:val="21"/>
        </w:numPr>
        <w:ind w:left="720" w:hanging="360"/>
      </w:pPr>
      <w:r w:rsidDel="00000000" w:rsidR="00000000" w:rsidRPr="00000000">
        <w:rPr>
          <w:b w:val="1"/>
          <w:sz w:val="28"/>
          <w:szCs w:val="28"/>
          <w:rtl w:val="0"/>
        </w:rPr>
        <w:t xml:space="preserve">/</w:t>
      </w:r>
      <w:r w:rsidDel="00000000" w:rsidR="00000000" w:rsidRPr="00000000">
        <w:rPr>
          <w:sz w:val="28"/>
          <w:szCs w:val="28"/>
          <w:rtl w:val="0"/>
        </w:rPr>
        <w:t xml:space="preserve"> </w:t>
      </w:r>
      <w:r w:rsidDel="00000000" w:rsidR="00000000" w:rsidRPr="00000000">
        <w:rPr>
          <w:b w:val="1"/>
          <w:rtl w:val="0"/>
        </w:rPr>
        <w:t xml:space="preserve">:</w:t>
      </w:r>
      <w:r w:rsidDel="00000000" w:rsidR="00000000" w:rsidRPr="00000000">
        <w:rPr>
          <w:rtl w:val="0"/>
        </w:rPr>
        <w:t xml:space="preserve"> División simple, ejemplo:</w:t>
      </w:r>
    </w:p>
    <w:p w:rsidR="00000000" w:rsidDel="00000000" w:rsidP="00000000" w:rsidRDefault="00000000" w:rsidRPr="00000000" w14:paraId="0000007E">
      <w:pPr>
        <w:numPr>
          <w:ilvl w:val="1"/>
          <w:numId w:val="21"/>
        </w:numPr>
        <w:ind w:left="1440" w:hanging="360"/>
      </w:pPr>
      <w:r w:rsidDel="00000000" w:rsidR="00000000" w:rsidRPr="00000000">
        <w:rPr>
          <w:rtl w:val="0"/>
        </w:rPr>
        <w:t xml:space="preserve">10/5 = 2</w:t>
      </w:r>
    </w:p>
    <w:p w:rsidR="00000000" w:rsidDel="00000000" w:rsidP="00000000" w:rsidRDefault="00000000" w:rsidRPr="00000000" w14:paraId="0000007F">
      <w:pPr>
        <w:numPr>
          <w:ilvl w:val="1"/>
          <w:numId w:val="21"/>
        </w:numPr>
        <w:ind w:left="1440" w:hanging="360"/>
      </w:pPr>
      <w:r w:rsidDel="00000000" w:rsidR="00000000" w:rsidRPr="00000000">
        <w:rPr>
          <w:rtl w:val="0"/>
        </w:rPr>
        <w:t xml:space="preserve">5/10 = 0.5</w:t>
      </w:r>
    </w:p>
    <w:p w:rsidR="00000000" w:rsidDel="00000000" w:rsidP="00000000" w:rsidRDefault="00000000" w:rsidRPr="00000000" w14:paraId="00000080">
      <w:pPr>
        <w:numPr>
          <w:ilvl w:val="0"/>
          <w:numId w:val="21"/>
        </w:numPr>
        <w:ind w:left="720" w:hanging="360"/>
        <w:rPr>
          <w:u w:val="none"/>
        </w:rPr>
      </w:pPr>
      <w:r w:rsidDel="00000000" w:rsidR="00000000" w:rsidRPr="00000000">
        <w:rPr>
          <w:b w:val="1"/>
          <w:sz w:val="28"/>
          <w:szCs w:val="28"/>
          <w:rtl w:val="0"/>
        </w:rPr>
        <w:t xml:space="preserve">//</w:t>
      </w:r>
      <w:r w:rsidDel="00000000" w:rsidR="00000000" w:rsidRPr="00000000">
        <w:rPr>
          <w:b w:val="1"/>
          <w:rtl w:val="0"/>
        </w:rPr>
        <w:t xml:space="preserve"> :</w:t>
      </w:r>
      <w:r w:rsidDel="00000000" w:rsidR="00000000" w:rsidRPr="00000000">
        <w:rPr>
          <w:rtl w:val="0"/>
        </w:rPr>
        <w:t xml:space="preserve"> División redondeada, ejemplo:</w:t>
      </w:r>
    </w:p>
    <w:p w:rsidR="00000000" w:rsidDel="00000000" w:rsidP="00000000" w:rsidRDefault="00000000" w:rsidRPr="00000000" w14:paraId="00000081">
      <w:pPr>
        <w:numPr>
          <w:ilvl w:val="1"/>
          <w:numId w:val="21"/>
        </w:numPr>
        <w:ind w:left="1440" w:hanging="360"/>
        <w:rPr>
          <w:u w:val="none"/>
        </w:rPr>
      </w:pPr>
      <w:r w:rsidDel="00000000" w:rsidR="00000000" w:rsidRPr="00000000">
        <w:rPr>
          <w:rtl w:val="0"/>
        </w:rPr>
        <w:t xml:space="preserve">10//5 = 2</w:t>
      </w:r>
    </w:p>
    <w:p w:rsidR="00000000" w:rsidDel="00000000" w:rsidP="00000000" w:rsidRDefault="00000000" w:rsidRPr="00000000" w14:paraId="00000082">
      <w:pPr>
        <w:numPr>
          <w:ilvl w:val="1"/>
          <w:numId w:val="21"/>
        </w:numPr>
        <w:ind w:left="1440" w:hanging="360"/>
        <w:rPr>
          <w:u w:val="none"/>
        </w:rPr>
      </w:pPr>
      <w:r w:rsidDel="00000000" w:rsidR="00000000" w:rsidRPr="00000000">
        <w:rPr>
          <w:rtl w:val="0"/>
        </w:rPr>
        <w:t xml:space="preserve">5//10 = 0 (El número se redondeo, 0.5 se redondea a 0)</w:t>
      </w:r>
      <w:r w:rsidDel="00000000" w:rsidR="00000000" w:rsidRPr="00000000">
        <w:rPr>
          <w:rtl w:val="0"/>
        </w:rPr>
      </w:r>
    </w:p>
    <w:p w:rsidR="00000000" w:rsidDel="00000000" w:rsidP="00000000" w:rsidRDefault="00000000" w:rsidRPr="00000000" w14:paraId="00000083">
      <w:pPr>
        <w:numPr>
          <w:ilvl w:val="0"/>
          <w:numId w:val="21"/>
        </w:numPr>
        <w:ind w:left="720" w:hanging="360"/>
        <w:rPr>
          <w:b w:val="1"/>
        </w:rPr>
      </w:pPr>
      <w:r w:rsidDel="00000000" w:rsidR="00000000" w:rsidRPr="00000000">
        <w:rPr>
          <w:b w:val="1"/>
          <w:sz w:val="28"/>
          <w:szCs w:val="28"/>
          <w:rtl w:val="0"/>
        </w:rPr>
        <w:t xml:space="preserve">%</w:t>
      </w:r>
      <w:r w:rsidDel="00000000" w:rsidR="00000000" w:rsidRPr="00000000">
        <w:rPr>
          <w:b w:val="1"/>
          <w:rtl w:val="0"/>
        </w:rPr>
        <w:t xml:space="preserve"> : </w:t>
      </w:r>
      <w:r w:rsidDel="00000000" w:rsidR="00000000" w:rsidRPr="00000000">
        <w:rPr>
          <w:rtl w:val="0"/>
        </w:rPr>
        <w:t xml:space="preserve">Es una división que devuelve el residuo de la operación, ejemplo:</w:t>
      </w:r>
    </w:p>
    <w:p w:rsidR="00000000" w:rsidDel="00000000" w:rsidP="00000000" w:rsidRDefault="00000000" w:rsidRPr="00000000" w14:paraId="00000084">
      <w:pPr>
        <w:numPr>
          <w:ilvl w:val="1"/>
          <w:numId w:val="21"/>
        </w:numPr>
        <w:ind w:left="1440" w:hanging="360"/>
        <w:rPr>
          <w:u w:val="none"/>
        </w:rPr>
      </w:pPr>
      <w:r w:rsidDel="00000000" w:rsidR="00000000" w:rsidRPr="00000000">
        <w:rPr>
          <w:rtl w:val="0"/>
        </w:rPr>
        <w:t xml:space="preserve">10%5 = 0 (porque la división es exacta y no hay residuo)</w:t>
      </w:r>
    </w:p>
    <w:p w:rsidR="00000000" w:rsidDel="00000000" w:rsidP="00000000" w:rsidRDefault="00000000" w:rsidRPr="00000000" w14:paraId="00000085">
      <w:pPr>
        <w:numPr>
          <w:ilvl w:val="1"/>
          <w:numId w:val="21"/>
        </w:numPr>
        <w:ind w:left="1440" w:hanging="360"/>
        <w:rPr>
          <w:u w:val="none"/>
        </w:rPr>
      </w:pPr>
      <w:r w:rsidDel="00000000" w:rsidR="00000000" w:rsidRPr="00000000">
        <w:rPr>
          <w:rtl w:val="0"/>
        </w:rPr>
        <w:t xml:space="preserve">5%10 = 5</w:t>
      </w:r>
    </w:p>
    <w:p w:rsidR="00000000" w:rsidDel="00000000" w:rsidP="00000000" w:rsidRDefault="00000000" w:rsidRPr="00000000" w14:paraId="00000086">
      <w:pPr>
        <w:numPr>
          <w:ilvl w:val="1"/>
          <w:numId w:val="21"/>
        </w:numPr>
        <w:ind w:left="1440" w:hanging="360"/>
        <w:rPr>
          <w:u w:val="none"/>
        </w:rPr>
      </w:pPr>
      <w:r w:rsidDel="00000000" w:rsidR="00000000" w:rsidRPr="00000000">
        <w:rPr>
          <w:rtl w:val="0"/>
        </w:rPr>
        <w:t xml:space="preserve">11%2 = 1</w:t>
      </w:r>
    </w:p>
    <w:p w:rsidR="00000000" w:rsidDel="00000000" w:rsidP="00000000" w:rsidRDefault="00000000" w:rsidRPr="00000000" w14:paraId="00000087">
      <w:pPr>
        <w:numPr>
          <w:ilvl w:val="1"/>
          <w:numId w:val="21"/>
        </w:numPr>
        <w:ind w:left="1440" w:hanging="360"/>
        <w:rPr>
          <w:u w:val="none"/>
        </w:rPr>
      </w:pPr>
      <w:r w:rsidDel="00000000" w:rsidR="00000000" w:rsidRPr="00000000">
        <w:rPr>
          <w:rtl w:val="0"/>
        </w:rPr>
        <w:t xml:space="preserve">19/8 = 3</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Operadores de comparación(Relacionales)</w:t>
      </w:r>
    </w:p>
    <w:p w:rsidR="00000000" w:rsidDel="00000000" w:rsidP="00000000" w:rsidRDefault="00000000" w:rsidRPr="00000000" w14:paraId="0000008A">
      <w:pPr>
        <w:numPr>
          <w:ilvl w:val="0"/>
          <w:numId w:val="22"/>
        </w:numPr>
        <w:ind w:left="720" w:hanging="360"/>
        <w:rPr>
          <w:b w:val="1"/>
        </w:rPr>
      </w:pPr>
      <w:r w:rsidDel="00000000" w:rsidR="00000000" w:rsidRPr="00000000">
        <w:rPr>
          <w:b w:val="1"/>
          <w:rtl w:val="0"/>
        </w:rPr>
        <w:t xml:space="preserve">&gt; </w:t>
      </w:r>
      <w:r w:rsidDel="00000000" w:rsidR="00000000" w:rsidRPr="00000000">
        <w:rPr>
          <w:rtl w:val="0"/>
        </w:rPr>
        <w:t xml:space="preserve">: Mayor que, verdadero si el valor de la izquierda es mayor al de la derecha, ejemplo:</w:t>
      </w:r>
    </w:p>
    <w:p w:rsidR="00000000" w:rsidDel="00000000" w:rsidP="00000000" w:rsidRDefault="00000000" w:rsidRPr="00000000" w14:paraId="0000008B">
      <w:pPr>
        <w:numPr>
          <w:ilvl w:val="1"/>
          <w:numId w:val="22"/>
        </w:numPr>
        <w:ind w:left="1440" w:hanging="360"/>
        <w:rPr>
          <w:u w:val="none"/>
        </w:rPr>
      </w:pPr>
      <w:r w:rsidDel="00000000" w:rsidR="00000000" w:rsidRPr="00000000">
        <w:rPr>
          <w:rtl w:val="0"/>
        </w:rPr>
        <w:t xml:space="preserve">1&gt;0    Verdadero</w:t>
      </w:r>
    </w:p>
    <w:p w:rsidR="00000000" w:rsidDel="00000000" w:rsidP="00000000" w:rsidRDefault="00000000" w:rsidRPr="00000000" w14:paraId="0000008C">
      <w:pPr>
        <w:numPr>
          <w:ilvl w:val="1"/>
          <w:numId w:val="22"/>
        </w:numPr>
        <w:ind w:left="1440" w:hanging="360"/>
        <w:rPr>
          <w:u w:val="none"/>
        </w:rPr>
      </w:pPr>
      <w:r w:rsidDel="00000000" w:rsidR="00000000" w:rsidRPr="00000000">
        <w:rPr>
          <w:rtl w:val="0"/>
        </w:rPr>
        <w:t xml:space="preserve">-5&gt;-2  Falso</w:t>
      </w:r>
    </w:p>
    <w:p w:rsidR="00000000" w:rsidDel="00000000" w:rsidP="00000000" w:rsidRDefault="00000000" w:rsidRPr="00000000" w14:paraId="0000008D">
      <w:pPr>
        <w:numPr>
          <w:ilvl w:val="0"/>
          <w:numId w:val="22"/>
        </w:numPr>
        <w:ind w:left="720" w:hanging="360"/>
        <w:rPr>
          <w:b w:val="1"/>
        </w:rPr>
      </w:pPr>
      <w:r w:rsidDel="00000000" w:rsidR="00000000" w:rsidRPr="00000000">
        <w:rPr>
          <w:b w:val="1"/>
          <w:rtl w:val="0"/>
        </w:rPr>
        <w:t xml:space="preserve">&lt;</w:t>
      </w:r>
      <w:r w:rsidDel="00000000" w:rsidR="00000000" w:rsidRPr="00000000">
        <w:rPr>
          <w:rtl w:val="0"/>
        </w:rPr>
        <w:t xml:space="preserve"> : Menor que, verdadero si el valor de la izquierda es menor al de la derecha, ejemplo:</w:t>
      </w:r>
    </w:p>
    <w:p w:rsidR="00000000" w:rsidDel="00000000" w:rsidP="00000000" w:rsidRDefault="00000000" w:rsidRPr="00000000" w14:paraId="0000008E">
      <w:pPr>
        <w:numPr>
          <w:ilvl w:val="1"/>
          <w:numId w:val="22"/>
        </w:numPr>
        <w:ind w:left="1440" w:hanging="360"/>
        <w:rPr>
          <w:u w:val="none"/>
        </w:rPr>
      </w:pPr>
      <w:r w:rsidDel="00000000" w:rsidR="00000000" w:rsidRPr="00000000">
        <w:rPr>
          <w:rtl w:val="0"/>
        </w:rPr>
        <w:t xml:space="preserve">1&lt;0     Falso</w:t>
      </w:r>
    </w:p>
    <w:p w:rsidR="00000000" w:rsidDel="00000000" w:rsidP="00000000" w:rsidRDefault="00000000" w:rsidRPr="00000000" w14:paraId="0000008F">
      <w:pPr>
        <w:numPr>
          <w:ilvl w:val="1"/>
          <w:numId w:val="22"/>
        </w:numPr>
        <w:ind w:left="1440" w:hanging="360"/>
        <w:rPr>
          <w:u w:val="none"/>
        </w:rPr>
      </w:pPr>
      <w:r w:rsidDel="00000000" w:rsidR="00000000" w:rsidRPr="00000000">
        <w:rPr>
          <w:rtl w:val="0"/>
        </w:rPr>
        <w:t xml:space="preserve">-5&lt;-2    Verdadero</w:t>
      </w:r>
    </w:p>
    <w:p w:rsidR="00000000" w:rsidDel="00000000" w:rsidP="00000000" w:rsidRDefault="00000000" w:rsidRPr="00000000" w14:paraId="00000090">
      <w:pPr>
        <w:numPr>
          <w:ilvl w:val="0"/>
          <w:numId w:val="22"/>
        </w:numPr>
        <w:ind w:left="720" w:hanging="360"/>
        <w:rPr>
          <w:b w:val="1"/>
        </w:rPr>
      </w:pPr>
      <w:r w:rsidDel="00000000" w:rsidR="00000000" w:rsidRPr="00000000">
        <w:rPr>
          <w:b w:val="1"/>
          <w:rtl w:val="0"/>
        </w:rPr>
        <w:t xml:space="preserve">==</w:t>
      </w:r>
      <w:r w:rsidDel="00000000" w:rsidR="00000000" w:rsidRPr="00000000">
        <w:rPr>
          <w:rtl w:val="0"/>
        </w:rPr>
        <w:t xml:space="preserve"> : Igual a, verdadero si los valores son iguales, ejemplo:</w:t>
      </w:r>
    </w:p>
    <w:p w:rsidR="00000000" w:rsidDel="00000000" w:rsidP="00000000" w:rsidRDefault="00000000" w:rsidRPr="00000000" w14:paraId="00000091">
      <w:pPr>
        <w:numPr>
          <w:ilvl w:val="1"/>
          <w:numId w:val="22"/>
        </w:numPr>
        <w:ind w:left="1440" w:hanging="360"/>
        <w:rPr>
          <w:u w:val="none"/>
        </w:rPr>
      </w:pPr>
      <w:r w:rsidDel="00000000" w:rsidR="00000000" w:rsidRPr="00000000">
        <w:rPr>
          <w:rtl w:val="0"/>
        </w:rPr>
        <w:t xml:space="preserve">1==1   Verdadero</w:t>
      </w:r>
    </w:p>
    <w:p w:rsidR="00000000" w:rsidDel="00000000" w:rsidP="00000000" w:rsidRDefault="00000000" w:rsidRPr="00000000" w14:paraId="00000092">
      <w:pPr>
        <w:numPr>
          <w:ilvl w:val="1"/>
          <w:numId w:val="22"/>
        </w:numPr>
        <w:ind w:left="1440" w:hanging="360"/>
        <w:rPr>
          <w:u w:val="none"/>
        </w:rPr>
      </w:pPr>
      <w:r w:rsidDel="00000000" w:rsidR="00000000" w:rsidRPr="00000000">
        <w:rPr>
          <w:rtl w:val="0"/>
        </w:rPr>
        <w:t xml:space="preserve">3==-3   Falso</w:t>
      </w:r>
    </w:p>
    <w:p w:rsidR="00000000" w:rsidDel="00000000" w:rsidP="00000000" w:rsidRDefault="00000000" w:rsidRPr="00000000" w14:paraId="00000093">
      <w:pPr>
        <w:numPr>
          <w:ilvl w:val="0"/>
          <w:numId w:val="22"/>
        </w:numPr>
        <w:ind w:left="720" w:hanging="360"/>
        <w:rPr>
          <w:b w:val="1"/>
        </w:rPr>
      </w:pPr>
      <w:r w:rsidDel="00000000" w:rsidR="00000000" w:rsidRPr="00000000">
        <w:rPr>
          <w:b w:val="1"/>
          <w:rtl w:val="0"/>
        </w:rPr>
        <w:t xml:space="preserve">!= </w:t>
      </w:r>
      <w:r w:rsidDel="00000000" w:rsidR="00000000" w:rsidRPr="00000000">
        <w:rPr>
          <w:rtl w:val="0"/>
        </w:rPr>
        <w:t xml:space="preserve">: diferente de, verdadero si los valores son diferentes, ejemplo:</w:t>
      </w:r>
    </w:p>
    <w:p w:rsidR="00000000" w:rsidDel="00000000" w:rsidP="00000000" w:rsidRDefault="00000000" w:rsidRPr="00000000" w14:paraId="00000094">
      <w:pPr>
        <w:numPr>
          <w:ilvl w:val="1"/>
          <w:numId w:val="22"/>
        </w:numPr>
        <w:ind w:left="1440" w:hanging="360"/>
        <w:rPr>
          <w:u w:val="none"/>
        </w:rPr>
      </w:pPr>
      <w:r w:rsidDel="00000000" w:rsidR="00000000" w:rsidRPr="00000000">
        <w:rPr>
          <w:rtl w:val="0"/>
        </w:rPr>
        <w:t xml:space="preserve">1!=1   Falso</w:t>
      </w:r>
    </w:p>
    <w:p w:rsidR="00000000" w:rsidDel="00000000" w:rsidP="00000000" w:rsidRDefault="00000000" w:rsidRPr="00000000" w14:paraId="00000095">
      <w:pPr>
        <w:numPr>
          <w:ilvl w:val="1"/>
          <w:numId w:val="22"/>
        </w:numPr>
        <w:ind w:left="1440" w:hanging="360"/>
        <w:rPr>
          <w:u w:val="none"/>
        </w:rPr>
      </w:pPr>
      <w:r w:rsidDel="00000000" w:rsidR="00000000" w:rsidRPr="00000000">
        <w:rPr>
          <w:rtl w:val="0"/>
        </w:rPr>
        <w:t xml:space="preserve">3!=-3 Verdadero</w:t>
      </w:r>
    </w:p>
    <w:p w:rsidR="00000000" w:rsidDel="00000000" w:rsidP="00000000" w:rsidRDefault="00000000" w:rsidRPr="00000000" w14:paraId="00000096">
      <w:pPr>
        <w:numPr>
          <w:ilvl w:val="0"/>
          <w:numId w:val="22"/>
        </w:numPr>
        <w:ind w:left="720" w:hanging="360"/>
        <w:rPr>
          <w:b w:val="1"/>
        </w:rPr>
      </w:pPr>
      <w:r w:rsidDel="00000000" w:rsidR="00000000" w:rsidRPr="00000000">
        <w:rPr>
          <w:b w:val="1"/>
          <w:rtl w:val="0"/>
        </w:rPr>
        <w:t xml:space="preserve">&gt;=</w:t>
      </w:r>
      <w:r w:rsidDel="00000000" w:rsidR="00000000" w:rsidRPr="00000000">
        <w:rPr>
          <w:rtl w:val="0"/>
        </w:rPr>
        <w:t xml:space="preserve"> : Mayor o igual que, verdadero si el valor de la izquierda es mayor o igual al de la derecha, ejemplo:</w:t>
      </w:r>
    </w:p>
    <w:p w:rsidR="00000000" w:rsidDel="00000000" w:rsidP="00000000" w:rsidRDefault="00000000" w:rsidRPr="00000000" w14:paraId="00000097">
      <w:pPr>
        <w:numPr>
          <w:ilvl w:val="1"/>
          <w:numId w:val="22"/>
        </w:numPr>
        <w:ind w:left="1440" w:hanging="360"/>
      </w:pPr>
      <w:r w:rsidDel="00000000" w:rsidR="00000000" w:rsidRPr="00000000">
        <w:rPr>
          <w:rtl w:val="0"/>
        </w:rPr>
        <w:t xml:space="preserve">1&gt;=0    Verdadero</w:t>
      </w:r>
    </w:p>
    <w:p w:rsidR="00000000" w:rsidDel="00000000" w:rsidP="00000000" w:rsidRDefault="00000000" w:rsidRPr="00000000" w14:paraId="00000098">
      <w:pPr>
        <w:numPr>
          <w:ilvl w:val="1"/>
          <w:numId w:val="22"/>
        </w:numPr>
        <w:ind w:left="1440" w:hanging="360"/>
      </w:pPr>
      <w:r w:rsidDel="00000000" w:rsidR="00000000" w:rsidRPr="00000000">
        <w:rPr>
          <w:rtl w:val="0"/>
        </w:rPr>
        <w:t xml:space="preserve">1&gt;=1    Verdadero</w:t>
      </w:r>
    </w:p>
    <w:p w:rsidR="00000000" w:rsidDel="00000000" w:rsidP="00000000" w:rsidRDefault="00000000" w:rsidRPr="00000000" w14:paraId="00000099">
      <w:pPr>
        <w:numPr>
          <w:ilvl w:val="1"/>
          <w:numId w:val="22"/>
        </w:numPr>
        <w:ind w:left="1440" w:hanging="360"/>
      </w:pPr>
      <w:r w:rsidDel="00000000" w:rsidR="00000000" w:rsidRPr="00000000">
        <w:rPr>
          <w:rtl w:val="0"/>
        </w:rPr>
        <w:t xml:space="preserve">1&gt;=2    Falso</w:t>
      </w:r>
    </w:p>
    <w:p w:rsidR="00000000" w:rsidDel="00000000" w:rsidP="00000000" w:rsidRDefault="00000000" w:rsidRPr="00000000" w14:paraId="0000009A">
      <w:pPr>
        <w:numPr>
          <w:ilvl w:val="0"/>
          <w:numId w:val="22"/>
        </w:numPr>
        <w:ind w:left="720" w:hanging="360"/>
        <w:rPr>
          <w:b w:val="1"/>
        </w:rPr>
      </w:pPr>
      <w:r w:rsidDel="00000000" w:rsidR="00000000" w:rsidRPr="00000000">
        <w:rPr>
          <w:b w:val="1"/>
          <w:rtl w:val="0"/>
        </w:rPr>
        <w:t xml:space="preserve">&lt;=</w:t>
      </w:r>
      <w:r w:rsidDel="00000000" w:rsidR="00000000" w:rsidRPr="00000000">
        <w:rPr>
          <w:rtl w:val="0"/>
        </w:rPr>
        <w:t xml:space="preserve"> : Menor o igual que, verdadero si el valor de la izquierda es menor o igual al de la derecha, ejemplo:</w:t>
      </w:r>
    </w:p>
    <w:p w:rsidR="00000000" w:rsidDel="00000000" w:rsidP="00000000" w:rsidRDefault="00000000" w:rsidRPr="00000000" w14:paraId="0000009B">
      <w:pPr>
        <w:numPr>
          <w:ilvl w:val="1"/>
          <w:numId w:val="22"/>
        </w:numPr>
        <w:ind w:left="1440" w:hanging="360"/>
      </w:pPr>
      <w:r w:rsidDel="00000000" w:rsidR="00000000" w:rsidRPr="00000000">
        <w:rPr>
          <w:rtl w:val="0"/>
        </w:rPr>
        <w:t xml:space="preserve">1&gt;=2    Verdadero</w:t>
      </w:r>
    </w:p>
    <w:p w:rsidR="00000000" w:rsidDel="00000000" w:rsidP="00000000" w:rsidRDefault="00000000" w:rsidRPr="00000000" w14:paraId="0000009C">
      <w:pPr>
        <w:numPr>
          <w:ilvl w:val="1"/>
          <w:numId w:val="22"/>
        </w:numPr>
        <w:ind w:left="1440" w:hanging="360"/>
      </w:pPr>
      <w:r w:rsidDel="00000000" w:rsidR="00000000" w:rsidRPr="00000000">
        <w:rPr>
          <w:rtl w:val="0"/>
        </w:rPr>
        <w:t xml:space="preserve">1&gt;=1    Verdadero</w:t>
      </w:r>
    </w:p>
    <w:p w:rsidR="00000000" w:rsidDel="00000000" w:rsidP="00000000" w:rsidRDefault="00000000" w:rsidRPr="00000000" w14:paraId="0000009D">
      <w:pPr>
        <w:numPr>
          <w:ilvl w:val="1"/>
          <w:numId w:val="22"/>
        </w:numPr>
        <w:ind w:left="1440" w:hanging="360"/>
      </w:pPr>
      <w:r w:rsidDel="00000000" w:rsidR="00000000" w:rsidRPr="00000000">
        <w:rPr>
          <w:rtl w:val="0"/>
        </w:rPr>
        <w:t xml:space="preserve">1&gt;=0    Falso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Operadores de asignación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numPr>
          <w:ilvl w:val="0"/>
          <w:numId w:val="24"/>
        </w:numPr>
        <w:ind w:left="720" w:hanging="360"/>
        <w:rPr>
          <w:b w:val="1"/>
        </w:rPr>
      </w:pPr>
      <w:r w:rsidDel="00000000" w:rsidR="00000000" w:rsidRPr="00000000">
        <w:rPr>
          <w:b w:val="1"/>
          <w:rtl w:val="0"/>
        </w:rPr>
        <w:t xml:space="preserve">= </w:t>
      </w:r>
      <w:r w:rsidDel="00000000" w:rsidR="00000000" w:rsidRPr="00000000">
        <w:rPr>
          <w:rtl w:val="0"/>
        </w:rPr>
        <w:t xml:space="preserve">: asigna un valor a una variable, ejemplo:</w:t>
      </w:r>
    </w:p>
    <w:p w:rsidR="00000000" w:rsidDel="00000000" w:rsidP="00000000" w:rsidRDefault="00000000" w:rsidRPr="00000000" w14:paraId="000000A2">
      <w:pPr>
        <w:numPr>
          <w:ilvl w:val="1"/>
          <w:numId w:val="24"/>
        </w:numPr>
        <w:ind w:left="1440" w:hanging="360"/>
        <w:rPr>
          <w:u w:val="none"/>
        </w:rPr>
      </w:pPr>
      <w:r w:rsidDel="00000000" w:rsidR="00000000" w:rsidRPr="00000000">
        <w:rPr>
          <w:rtl w:val="0"/>
        </w:rPr>
        <w:t xml:space="preserve">a = 5  </w:t>
      </w:r>
    </w:p>
    <w:p w:rsidR="00000000" w:rsidDel="00000000" w:rsidP="00000000" w:rsidRDefault="00000000" w:rsidRPr="00000000" w14:paraId="000000A3">
      <w:pPr>
        <w:numPr>
          <w:ilvl w:val="1"/>
          <w:numId w:val="24"/>
        </w:numPr>
        <w:ind w:left="1440" w:hanging="360"/>
      </w:pPr>
      <w:r w:rsidDel="00000000" w:rsidR="00000000" w:rsidRPr="00000000">
        <w:rPr>
          <w:rtl w:val="0"/>
        </w:rPr>
        <w:t xml:space="preserve">a+5 = 10 </w:t>
      </w:r>
    </w:p>
    <w:p w:rsidR="00000000" w:rsidDel="00000000" w:rsidP="00000000" w:rsidRDefault="00000000" w:rsidRPr="00000000" w14:paraId="000000A4">
      <w:pPr>
        <w:numPr>
          <w:ilvl w:val="1"/>
          <w:numId w:val="24"/>
        </w:numPr>
        <w:ind w:left="1440" w:hanging="360"/>
        <w:rPr>
          <w:u w:val="none"/>
        </w:rPr>
      </w:pPr>
      <w:r w:rsidDel="00000000" w:rsidR="00000000" w:rsidRPr="00000000">
        <w:rPr>
          <w:rtl w:val="0"/>
        </w:rPr>
        <w:t xml:space="preserve">a+1 = 6</w:t>
      </w:r>
    </w:p>
    <w:p w:rsidR="00000000" w:rsidDel="00000000" w:rsidP="00000000" w:rsidRDefault="00000000" w:rsidRPr="00000000" w14:paraId="000000A5">
      <w:pPr>
        <w:numPr>
          <w:ilvl w:val="0"/>
          <w:numId w:val="24"/>
        </w:numPr>
        <w:ind w:left="720" w:hanging="360"/>
        <w:rPr>
          <w:b w:val="1"/>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A6">
      <w:pPr>
        <w:numPr>
          <w:ilvl w:val="1"/>
          <w:numId w:val="24"/>
        </w:numPr>
        <w:ind w:left="1440" w:hanging="360"/>
        <w:rPr>
          <w:u w:val="none"/>
        </w:rPr>
      </w:pPr>
      <w:r w:rsidDel="00000000" w:rsidR="00000000" w:rsidRPr="00000000">
        <w:rPr>
          <w:rtl w:val="0"/>
        </w:rPr>
        <w:t xml:space="preserve">a += 5 </w:t>
      </w:r>
    </w:p>
    <w:p w:rsidR="00000000" w:rsidDel="00000000" w:rsidP="00000000" w:rsidRDefault="00000000" w:rsidRPr="00000000" w14:paraId="000000A7">
      <w:pPr>
        <w:ind w:left="720" w:firstLine="0"/>
        <w:rPr/>
      </w:pPr>
      <w:r w:rsidDel="00000000" w:rsidR="00000000" w:rsidRPr="00000000">
        <w:rPr>
          <w:rtl w:val="0"/>
        </w:rPr>
        <w:t xml:space="preserve">Es lo mismo que decir:</w:t>
      </w:r>
    </w:p>
    <w:p w:rsidR="00000000" w:rsidDel="00000000" w:rsidP="00000000" w:rsidRDefault="00000000" w:rsidRPr="00000000" w14:paraId="000000A8">
      <w:pPr>
        <w:numPr>
          <w:ilvl w:val="1"/>
          <w:numId w:val="24"/>
        </w:numPr>
        <w:ind w:left="1440" w:hanging="360"/>
        <w:rPr>
          <w:u w:val="none"/>
        </w:rPr>
      </w:pPr>
      <w:r w:rsidDel="00000000" w:rsidR="00000000" w:rsidRPr="00000000">
        <w:rPr>
          <w:rtl w:val="0"/>
        </w:rPr>
        <w:t xml:space="preserve">a = a + 5</w:t>
      </w:r>
    </w:p>
    <w:p w:rsidR="00000000" w:rsidDel="00000000" w:rsidP="00000000" w:rsidRDefault="00000000" w:rsidRPr="00000000" w14:paraId="000000A9">
      <w:pPr>
        <w:numPr>
          <w:ilvl w:val="0"/>
          <w:numId w:val="24"/>
        </w:numPr>
        <w:ind w:left="720" w:hanging="360"/>
        <w:rPr>
          <w:b w:val="1"/>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AA">
      <w:pPr>
        <w:numPr>
          <w:ilvl w:val="1"/>
          <w:numId w:val="24"/>
        </w:numPr>
        <w:ind w:left="1440" w:hanging="360"/>
      </w:pPr>
      <w:r w:rsidDel="00000000" w:rsidR="00000000" w:rsidRPr="00000000">
        <w:rPr>
          <w:rtl w:val="0"/>
        </w:rPr>
        <w:t xml:space="preserve">a -= 5 </w:t>
      </w:r>
    </w:p>
    <w:p w:rsidR="00000000" w:rsidDel="00000000" w:rsidP="00000000" w:rsidRDefault="00000000" w:rsidRPr="00000000" w14:paraId="000000AB">
      <w:pPr>
        <w:ind w:left="720" w:firstLine="0"/>
        <w:rPr/>
      </w:pPr>
      <w:r w:rsidDel="00000000" w:rsidR="00000000" w:rsidRPr="00000000">
        <w:rPr>
          <w:rtl w:val="0"/>
        </w:rPr>
        <w:t xml:space="preserve">Es lo mismo que decir:</w:t>
      </w:r>
    </w:p>
    <w:p w:rsidR="00000000" w:rsidDel="00000000" w:rsidP="00000000" w:rsidRDefault="00000000" w:rsidRPr="00000000" w14:paraId="000000AC">
      <w:pPr>
        <w:numPr>
          <w:ilvl w:val="1"/>
          <w:numId w:val="24"/>
        </w:numPr>
        <w:ind w:left="1440" w:hanging="360"/>
      </w:pPr>
      <w:r w:rsidDel="00000000" w:rsidR="00000000" w:rsidRPr="00000000">
        <w:rPr>
          <w:rtl w:val="0"/>
        </w:rPr>
        <w:t xml:space="preserve">a = a - 5</w:t>
      </w:r>
    </w:p>
    <w:p w:rsidR="00000000" w:rsidDel="00000000" w:rsidP="00000000" w:rsidRDefault="00000000" w:rsidRPr="00000000" w14:paraId="000000AD">
      <w:pPr>
        <w:numPr>
          <w:ilvl w:val="0"/>
          <w:numId w:val="24"/>
        </w:numPr>
        <w:ind w:left="720" w:hanging="360"/>
        <w:rPr>
          <w:b w:val="1"/>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AE">
      <w:pPr>
        <w:numPr>
          <w:ilvl w:val="1"/>
          <w:numId w:val="24"/>
        </w:numPr>
        <w:ind w:left="1440" w:hanging="360"/>
      </w:pPr>
      <w:r w:rsidDel="00000000" w:rsidR="00000000" w:rsidRPr="00000000">
        <w:rPr>
          <w:rtl w:val="0"/>
        </w:rPr>
        <w:t xml:space="preserve">a *= 5 </w:t>
      </w:r>
    </w:p>
    <w:p w:rsidR="00000000" w:rsidDel="00000000" w:rsidP="00000000" w:rsidRDefault="00000000" w:rsidRPr="00000000" w14:paraId="000000AF">
      <w:pPr>
        <w:ind w:left="720" w:firstLine="0"/>
        <w:rPr/>
      </w:pPr>
      <w:r w:rsidDel="00000000" w:rsidR="00000000" w:rsidRPr="00000000">
        <w:rPr>
          <w:rtl w:val="0"/>
        </w:rPr>
        <w:t xml:space="preserve">Es lo mismo que decir:</w:t>
      </w:r>
    </w:p>
    <w:p w:rsidR="00000000" w:rsidDel="00000000" w:rsidP="00000000" w:rsidRDefault="00000000" w:rsidRPr="00000000" w14:paraId="000000B0">
      <w:pPr>
        <w:numPr>
          <w:ilvl w:val="1"/>
          <w:numId w:val="24"/>
        </w:numPr>
        <w:ind w:left="1440" w:hanging="360"/>
      </w:pPr>
      <w:r w:rsidDel="00000000" w:rsidR="00000000" w:rsidRPr="00000000">
        <w:rPr>
          <w:rtl w:val="0"/>
        </w:rPr>
        <w:t xml:space="preserve">a = a * 5</w:t>
      </w:r>
    </w:p>
    <w:p w:rsidR="00000000" w:rsidDel="00000000" w:rsidP="00000000" w:rsidRDefault="00000000" w:rsidRPr="00000000" w14:paraId="000000B1">
      <w:pPr>
        <w:numPr>
          <w:ilvl w:val="0"/>
          <w:numId w:val="24"/>
        </w:numPr>
        <w:ind w:left="720" w:hanging="360"/>
        <w:rPr>
          <w:b w:val="1"/>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B2">
      <w:pPr>
        <w:numPr>
          <w:ilvl w:val="1"/>
          <w:numId w:val="24"/>
        </w:numPr>
        <w:ind w:left="1440" w:hanging="360"/>
      </w:pPr>
      <w:r w:rsidDel="00000000" w:rsidR="00000000" w:rsidRPr="00000000">
        <w:rPr>
          <w:rtl w:val="0"/>
        </w:rPr>
        <w:t xml:space="preserve">a **= 5 </w:t>
      </w:r>
    </w:p>
    <w:p w:rsidR="00000000" w:rsidDel="00000000" w:rsidP="00000000" w:rsidRDefault="00000000" w:rsidRPr="00000000" w14:paraId="000000B3">
      <w:pPr>
        <w:ind w:left="720" w:firstLine="0"/>
        <w:rPr/>
      </w:pPr>
      <w:r w:rsidDel="00000000" w:rsidR="00000000" w:rsidRPr="00000000">
        <w:rPr>
          <w:rtl w:val="0"/>
        </w:rPr>
        <w:t xml:space="preserve">Es lo mismo que decir:</w:t>
      </w:r>
    </w:p>
    <w:p w:rsidR="00000000" w:rsidDel="00000000" w:rsidP="00000000" w:rsidRDefault="00000000" w:rsidRPr="00000000" w14:paraId="000000B4">
      <w:pPr>
        <w:numPr>
          <w:ilvl w:val="1"/>
          <w:numId w:val="24"/>
        </w:numPr>
        <w:ind w:left="1440" w:hanging="360"/>
      </w:pPr>
      <w:r w:rsidDel="00000000" w:rsidR="00000000" w:rsidRPr="00000000">
        <w:rPr>
          <w:rtl w:val="0"/>
        </w:rPr>
        <w:t xml:space="preserve">a = a ** 5</w:t>
      </w:r>
    </w:p>
    <w:p w:rsidR="00000000" w:rsidDel="00000000" w:rsidP="00000000" w:rsidRDefault="00000000" w:rsidRPr="00000000" w14:paraId="000000B5">
      <w:pPr>
        <w:numPr>
          <w:ilvl w:val="0"/>
          <w:numId w:val="24"/>
        </w:numPr>
        <w:ind w:left="720" w:hanging="360"/>
        <w:rPr>
          <w:b w:val="1"/>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B6">
      <w:pPr>
        <w:numPr>
          <w:ilvl w:val="1"/>
          <w:numId w:val="24"/>
        </w:numPr>
        <w:ind w:left="1440" w:hanging="360"/>
      </w:pPr>
      <w:r w:rsidDel="00000000" w:rsidR="00000000" w:rsidRPr="00000000">
        <w:rPr>
          <w:rtl w:val="0"/>
        </w:rPr>
        <w:t xml:space="preserve">a /= 5 </w:t>
      </w:r>
    </w:p>
    <w:p w:rsidR="00000000" w:rsidDel="00000000" w:rsidP="00000000" w:rsidRDefault="00000000" w:rsidRPr="00000000" w14:paraId="000000B7">
      <w:pPr>
        <w:ind w:left="720" w:firstLine="0"/>
        <w:rPr/>
      </w:pPr>
      <w:r w:rsidDel="00000000" w:rsidR="00000000" w:rsidRPr="00000000">
        <w:rPr>
          <w:rtl w:val="0"/>
        </w:rPr>
        <w:t xml:space="preserve">Es lo mismo que decir:</w:t>
      </w:r>
    </w:p>
    <w:p w:rsidR="00000000" w:rsidDel="00000000" w:rsidP="00000000" w:rsidRDefault="00000000" w:rsidRPr="00000000" w14:paraId="000000B8">
      <w:pPr>
        <w:numPr>
          <w:ilvl w:val="1"/>
          <w:numId w:val="24"/>
        </w:numPr>
        <w:ind w:left="1440" w:hanging="360"/>
      </w:pPr>
      <w:r w:rsidDel="00000000" w:rsidR="00000000" w:rsidRPr="00000000">
        <w:rPr>
          <w:rtl w:val="0"/>
        </w:rPr>
        <w:t xml:space="preserve">a = a / 5</w:t>
      </w:r>
    </w:p>
    <w:p w:rsidR="00000000" w:rsidDel="00000000" w:rsidP="00000000" w:rsidRDefault="00000000" w:rsidRPr="00000000" w14:paraId="000000B9">
      <w:pPr>
        <w:numPr>
          <w:ilvl w:val="0"/>
          <w:numId w:val="24"/>
        </w:numPr>
        <w:ind w:left="720" w:hanging="360"/>
        <w:rPr>
          <w:b w:val="1"/>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BA">
      <w:pPr>
        <w:numPr>
          <w:ilvl w:val="1"/>
          <w:numId w:val="24"/>
        </w:numPr>
        <w:ind w:left="1440" w:hanging="360"/>
      </w:pPr>
      <w:r w:rsidDel="00000000" w:rsidR="00000000" w:rsidRPr="00000000">
        <w:rPr>
          <w:rtl w:val="0"/>
        </w:rPr>
        <w:t xml:space="preserve">a //= 5 </w:t>
      </w:r>
    </w:p>
    <w:p w:rsidR="00000000" w:rsidDel="00000000" w:rsidP="00000000" w:rsidRDefault="00000000" w:rsidRPr="00000000" w14:paraId="000000BB">
      <w:pPr>
        <w:ind w:left="720" w:firstLine="0"/>
        <w:rPr/>
      </w:pPr>
      <w:r w:rsidDel="00000000" w:rsidR="00000000" w:rsidRPr="00000000">
        <w:rPr>
          <w:rtl w:val="0"/>
        </w:rPr>
        <w:t xml:space="preserve">Es lo mismo que decir:</w:t>
      </w:r>
    </w:p>
    <w:p w:rsidR="00000000" w:rsidDel="00000000" w:rsidP="00000000" w:rsidRDefault="00000000" w:rsidRPr="00000000" w14:paraId="000000BC">
      <w:pPr>
        <w:numPr>
          <w:ilvl w:val="1"/>
          <w:numId w:val="24"/>
        </w:numPr>
        <w:ind w:left="1440" w:hanging="360"/>
      </w:pPr>
      <w:r w:rsidDel="00000000" w:rsidR="00000000" w:rsidRPr="00000000">
        <w:rPr>
          <w:rtl w:val="0"/>
        </w:rPr>
        <w:t xml:space="preserve">a = a // 5</w:t>
      </w:r>
    </w:p>
    <w:p w:rsidR="00000000" w:rsidDel="00000000" w:rsidP="00000000" w:rsidRDefault="00000000" w:rsidRPr="00000000" w14:paraId="000000BD">
      <w:pPr>
        <w:numPr>
          <w:ilvl w:val="0"/>
          <w:numId w:val="24"/>
        </w:numPr>
        <w:ind w:left="720" w:hanging="360"/>
        <w:rPr>
          <w:b w:val="1"/>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BE">
      <w:pPr>
        <w:numPr>
          <w:ilvl w:val="1"/>
          <w:numId w:val="24"/>
        </w:numPr>
        <w:ind w:left="1440" w:hanging="360"/>
      </w:pPr>
      <w:r w:rsidDel="00000000" w:rsidR="00000000" w:rsidRPr="00000000">
        <w:rPr>
          <w:rtl w:val="0"/>
        </w:rPr>
        <w:t xml:space="preserve">a %= 5 </w:t>
      </w:r>
    </w:p>
    <w:p w:rsidR="00000000" w:rsidDel="00000000" w:rsidP="00000000" w:rsidRDefault="00000000" w:rsidRPr="00000000" w14:paraId="000000BF">
      <w:pPr>
        <w:ind w:left="720" w:firstLine="0"/>
        <w:rPr/>
      </w:pPr>
      <w:r w:rsidDel="00000000" w:rsidR="00000000" w:rsidRPr="00000000">
        <w:rPr>
          <w:rtl w:val="0"/>
        </w:rPr>
        <w:t xml:space="preserve">Es lo mismo que decir:</w:t>
      </w:r>
    </w:p>
    <w:p w:rsidR="00000000" w:rsidDel="00000000" w:rsidP="00000000" w:rsidRDefault="00000000" w:rsidRPr="00000000" w14:paraId="000000C0">
      <w:pPr>
        <w:numPr>
          <w:ilvl w:val="1"/>
          <w:numId w:val="24"/>
        </w:numPr>
        <w:ind w:left="1440" w:hanging="360"/>
      </w:pPr>
      <w:r w:rsidDel="00000000" w:rsidR="00000000" w:rsidRPr="00000000">
        <w:rPr>
          <w:rtl w:val="0"/>
        </w:rPr>
        <w:t xml:space="preserve">a = a % 5</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Más operadores en </w:t>
      </w:r>
      <w:hyperlink r:id="rId12">
        <w:r w:rsidDel="00000000" w:rsidR="00000000" w:rsidRPr="00000000">
          <w:rPr>
            <w:color w:val="1155cc"/>
            <w:u w:val="single"/>
            <w:rtl w:val="0"/>
          </w:rPr>
          <w:t xml:space="preserve">AQUÍ</w:t>
        </w:r>
      </w:hyperlink>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numPr>
          <w:ilvl w:val="0"/>
          <w:numId w:val="14"/>
        </w:numPr>
        <w:ind w:left="720" w:hanging="360"/>
        <w:rPr>
          <w:u w:val="none"/>
        </w:rPr>
      </w:pPr>
      <w:r w:rsidDel="00000000" w:rsidR="00000000" w:rsidRPr="00000000">
        <w:rPr>
          <w:rtl w:val="0"/>
        </w:rPr>
        <w:t xml:space="preserve">Operadores lógicos: and, or, not</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numPr>
          <w:ilvl w:val="0"/>
          <w:numId w:val="14"/>
        </w:numPr>
        <w:ind w:left="720" w:hanging="360"/>
        <w:rPr>
          <w:u w:val="none"/>
        </w:rPr>
      </w:pPr>
      <w:r w:rsidDel="00000000" w:rsidR="00000000" w:rsidRPr="00000000">
        <w:rPr>
          <w:rtl w:val="0"/>
        </w:rPr>
        <w:t xml:space="preserve">Operadores binarios: &amp;, |, ^, ~, &lt;&lt;, &gt;&gt;</w:t>
      </w:r>
    </w:p>
    <w:p w:rsidR="00000000" w:rsidDel="00000000" w:rsidP="00000000" w:rsidRDefault="00000000" w:rsidRPr="00000000" w14:paraId="000000C7">
      <w:pPr>
        <w:ind w:left="720" w:firstLine="0"/>
        <w:rPr/>
      </w:pPr>
      <w:r w:rsidDel="00000000" w:rsidR="00000000" w:rsidRPr="00000000">
        <w:rPr>
          <w:rtl w:val="0"/>
        </w:rPr>
      </w:r>
    </w:p>
    <w:p w:rsidR="00000000" w:rsidDel="00000000" w:rsidP="00000000" w:rsidRDefault="00000000" w:rsidRPr="00000000" w14:paraId="000000C8">
      <w:pPr>
        <w:numPr>
          <w:ilvl w:val="0"/>
          <w:numId w:val="14"/>
        </w:numPr>
        <w:ind w:left="720" w:hanging="360"/>
        <w:rPr>
          <w:u w:val="none"/>
        </w:rPr>
      </w:pPr>
      <w:r w:rsidDel="00000000" w:rsidR="00000000" w:rsidRPr="00000000">
        <w:rPr>
          <w:rtl w:val="0"/>
        </w:rPr>
        <w:t xml:space="preserve">Membership Operators: in, not in</w:t>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numPr>
          <w:ilvl w:val="0"/>
          <w:numId w:val="14"/>
        </w:numPr>
        <w:ind w:left="720" w:hanging="360"/>
        <w:rPr>
          <w:u w:val="none"/>
        </w:rPr>
      </w:pPr>
      <w:r w:rsidDel="00000000" w:rsidR="00000000" w:rsidRPr="00000000">
        <w:rPr>
          <w:rtl w:val="0"/>
        </w:rPr>
        <w:t xml:space="preserve">Operadores de identidad: is, not is</w:t>
      </w:r>
    </w:p>
    <w:p w:rsidR="00000000" w:rsidDel="00000000" w:rsidP="00000000" w:rsidRDefault="00000000" w:rsidRPr="00000000" w14:paraId="000000CB">
      <w:pPr>
        <w:pStyle w:val="Heading2"/>
        <w:rPr/>
      </w:pPr>
      <w:bookmarkStart w:colFirst="0" w:colLast="0" w:name="_gypezs3xfyyk" w:id="7"/>
      <w:bookmarkEnd w:id="7"/>
      <w:r w:rsidDel="00000000" w:rsidR="00000000" w:rsidRPr="00000000">
        <w:rPr>
          <w:rtl w:val="0"/>
        </w:rPr>
        <w:t xml:space="preserve">Conversiones</w:t>
      </w:r>
    </w:p>
    <w:p w:rsidR="00000000" w:rsidDel="00000000" w:rsidP="00000000" w:rsidRDefault="00000000" w:rsidRPr="00000000" w14:paraId="000000CC">
      <w:pPr>
        <w:rPr/>
      </w:pPr>
      <w:r w:rsidDel="00000000" w:rsidR="00000000" w:rsidRPr="00000000">
        <w:rPr>
          <w:rtl w:val="0"/>
        </w:rPr>
        <w:t xml:space="preserve">De flotante a entero:</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&gt;&gt;&gt; int(4.3)</w:t>
      </w:r>
    </w:p>
    <w:p w:rsidR="00000000" w:rsidDel="00000000" w:rsidP="00000000" w:rsidRDefault="00000000" w:rsidRPr="00000000" w14:paraId="000000CF">
      <w:pPr>
        <w:rPr/>
      </w:pPr>
      <w:r w:rsidDel="00000000" w:rsidR="00000000" w:rsidRPr="00000000">
        <w:rPr>
          <w:rtl w:val="0"/>
        </w:rPr>
        <w:t xml:space="preserve"> 4</w:t>
      </w:r>
    </w:p>
    <w:p w:rsidR="00000000" w:rsidDel="00000000" w:rsidP="00000000" w:rsidRDefault="00000000" w:rsidRPr="00000000" w14:paraId="000000D0">
      <w:pPr>
        <w:rPr/>
      </w:pPr>
      <w:r w:rsidDel="00000000" w:rsidR="00000000" w:rsidRPr="00000000">
        <w:rPr>
          <w:rtl w:val="0"/>
        </w:rPr>
        <w:t xml:space="preserve">De entero a flotante: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&gt;&gt;&gt; float(4) </w:t>
      </w:r>
    </w:p>
    <w:p w:rsidR="00000000" w:rsidDel="00000000" w:rsidP="00000000" w:rsidRDefault="00000000" w:rsidRPr="00000000" w14:paraId="000000D3">
      <w:pPr>
        <w:rPr/>
      </w:pPr>
      <w:r w:rsidDel="00000000" w:rsidR="00000000" w:rsidRPr="00000000">
        <w:rPr>
          <w:rtl w:val="0"/>
        </w:rPr>
        <w:t xml:space="preserve"> 4.0</w:t>
      </w:r>
    </w:p>
    <w:p w:rsidR="00000000" w:rsidDel="00000000" w:rsidP="00000000" w:rsidRDefault="00000000" w:rsidRPr="00000000" w14:paraId="000000D4">
      <w:pPr>
        <w:rPr/>
      </w:pPr>
      <w:r w:rsidDel="00000000" w:rsidR="00000000" w:rsidRPr="00000000">
        <w:rPr>
          <w:rtl w:val="0"/>
        </w:rPr>
        <w:t xml:space="preserve">De entero a string:</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&gt;&gt;&gt; str(4.3) </w:t>
      </w:r>
    </w:p>
    <w:p w:rsidR="00000000" w:rsidDel="00000000" w:rsidP="00000000" w:rsidRDefault="00000000" w:rsidRPr="00000000" w14:paraId="000000D7">
      <w:pPr>
        <w:rPr/>
      </w:pPr>
      <w:r w:rsidDel="00000000" w:rsidR="00000000" w:rsidRPr="00000000">
        <w:rPr>
          <w:rtl w:val="0"/>
        </w:rPr>
        <w:t xml:space="preserve"> "4.3"</w:t>
      </w:r>
    </w:p>
    <w:p w:rsidR="00000000" w:rsidDel="00000000" w:rsidP="00000000" w:rsidRDefault="00000000" w:rsidRPr="00000000" w14:paraId="000000D8">
      <w:pPr>
        <w:rPr/>
      </w:pPr>
      <w:r w:rsidDel="00000000" w:rsidR="00000000" w:rsidRPr="00000000">
        <w:rPr>
          <w:rtl w:val="0"/>
        </w:rPr>
        <w:t xml:space="preserve">De tupla a lista:</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&gt;&gt;&gt; list((4, 5, 2)) </w:t>
      </w:r>
    </w:p>
    <w:p w:rsidR="00000000" w:rsidDel="00000000" w:rsidP="00000000" w:rsidRDefault="00000000" w:rsidRPr="00000000" w14:paraId="000000DB">
      <w:pPr>
        <w:rPr/>
      </w:pPr>
      <w:r w:rsidDel="00000000" w:rsidR="00000000" w:rsidRPr="00000000">
        <w:rPr>
          <w:rtl w:val="0"/>
        </w:rPr>
        <w:t xml:space="preserve"> [4, 5, 2]</w:t>
      </w:r>
    </w:p>
    <w:p w:rsidR="00000000" w:rsidDel="00000000" w:rsidP="00000000" w:rsidRDefault="00000000" w:rsidRPr="00000000" w14:paraId="000000DC">
      <w:pPr>
        <w:pStyle w:val="Heading2"/>
        <w:rPr/>
      </w:pPr>
      <w:bookmarkStart w:colFirst="0" w:colLast="0" w:name="_52xajtwytfqj" w:id="8"/>
      <w:bookmarkEnd w:id="8"/>
      <w:r w:rsidDel="00000000" w:rsidR="00000000" w:rsidRPr="00000000">
        <w:rPr>
          <w:rtl w:val="0"/>
        </w:rPr>
        <w:t xml:space="preserve">Tipos de datos en Python</w:t>
      </w:r>
    </w:p>
    <w:p w:rsidR="00000000" w:rsidDel="00000000" w:rsidP="00000000" w:rsidRDefault="00000000" w:rsidRPr="00000000" w14:paraId="000000DD">
      <w:pPr>
        <w:rPr/>
      </w:pPr>
      <w:r w:rsidDel="00000000" w:rsidR="00000000" w:rsidRPr="00000000">
        <w:rPr>
          <w:b w:val="1"/>
          <w:rtl w:val="0"/>
        </w:rPr>
        <w:t xml:space="preserve">Enteros </w:t>
      </w:r>
      <w:r w:rsidDel="00000000" w:rsidR="00000000" w:rsidRPr="00000000">
        <w:rPr>
          <w:rtl w:val="0"/>
        </w:rPr>
        <w:t xml:space="preserve">(int): en este grupo están todos los números, enteros y long:</w:t>
      </w:r>
    </w:p>
    <w:p w:rsidR="00000000" w:rsidDel="00000000" w:rsidP="00000000" w:rsidRDefault="00000000" w:rsidRPr="00000000" w14:paraId="000000DE">
      <w:pPr>
        <w:rPr/>
      </w:pPr>
      <w:r w:rsidDel="00000000" w:rsidR="00000000" w:rsidRPr="00000000">
        <w:rPr>
          <w:rtl w:val="0"/>
        </w:rPr>
        <w:t xml:space="preserve">ejemplo: 1, 2.3, 2121, 2192, -123</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b w:val="1"/>
          <w:rtl w:val="0"/>
        </w:rPr>
        <w:t xml:space="preserve">Booleanos </w:t>
      </w:r>
      <w:r w:rsidDel="00000000" w:rsidR="00000000" w:rsidRPr="00000000">
        <w:rPr>
          <w:rtl w:val="0"/>
        </w:rPr>
        <w:t xml:space="preserve">(bool): Son los valores falso o verdadero, compatibles con todas las operaciones booleanas ( and, not, or ):</w:t>
      </w:r>
    </w:p>
    <w:p w:rsidR="00000000" w:rsidDel="00000000" w:rsidP="00000000" w:rsidRDefault="00000000" w:rsidRPr="00000000" w14:paraId="000000E1">
      <w:pPr>
        <w:rPr/>
      </w:pPr>
      <w:r w:rsidDel="00000000" w:rsidR="00000000" w:rsidRPr="00000000">
        <w:rPr>
          <w:rtl w:val="0"/>
        </w:rPr>
        <w:t xml:space="preserve">ejemplo: True, False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b w:val="1"/>
          <w:rtl w:val="0"/>
        </w:rPr>
        <w:t xml:space="preserve">Cadenas </w:t>
      </w:r>
      <w:r w:rsidDel="00000000" w:rsidR="00000000" w:rsidRPr="00000000">
        <w:rPr>
          <w:rtl w:val="0"/>
        </w:rPr>
        <w:t xml:space="preserve">(str): Son una cadena de texto :</w:t>
      </w:r>
    </w:p>
    <w:p w:rsidR="00000000" w:rsidDel="00000000" w:rsidP="00000000" w:rsidRDefault="00000000" w:rsidRPr="00000000" w14:paraId="000000E4">
      <w:pPr>
        <w:rPr/>
      </w:pPr>
      <w:r w:rsidDel="00000000" w:rsidR="00000000" w:rsidRPr="00000000">
        <w:rPr>
          <w:rtl w:val="0"/>
        </w:rPr>
        <w:t xml:space="preserve">ejemplos: “Hola”, “¿Cómo estas?”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b w:val="1"/>
          <w:rtl w:val="0"/>
        </w:rPr>
        <w:t xml:space="preserve">Listas</w:t>
      </w:r>
      <w:r w:rsidDel="00000000" w:rsidR="00000000" w:rsidRPr="00000000">
        <w:rPr>
          <w:rtl w:val="0"/>
        </w:rPr>
        <w:t xml:space="preserve">: Son un grupo o array de datos, puede contener cualquiera de los datos anteriores, Las listas las declaras con corchetes. Estas pueden tener una lista dentro o cualquier tipo de dato.</w:t>
      </w:r>
    </w:p>
    <w:p w:rsidR="00000000" w:rsidDel="00000000" w:rsidP="00000000" w:rsidRDefault="00000000" w:rsidRPr="00000000" w14:paraId="000000E7">
      <w:pPr>
        <w:rPr/>
      </w:pPr>
      <w:r w:rsidDel="00000000" w:rsidR="00000000" w:rsidRPr="00000000">
        <w:rPr>
          <w:rtl w:val="0"/>
        </w:rPr>
        <w:t xml:space="preserve">ejemplos: [1,2,3, ”hola” , [1,2,3] ], [1,“Hola”,True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rtl w:val="0"/>
        </w:rPr>
        <w:t xml:space="preserve">Diccionarios</w:t>
      </w:r>
      <w:r w:rsidDel="00000000" w:rsidR="00000000" w:rsidRPr="00000000">
        <w:rPr>
          <w:rtl w:val="0"/>
        </w:rPr>
        <w:t xml:space="preserve">: Son un grupo de datos que se acceden a partir de una clave:</w:t>
      </w:r>
    </w:p>
    <w:p w:rsidR="00000000" w:rsidDel="00000000" w:rsidP="00000000" w:rsidRDefault="00000000" w:rsidRPr="00000000" w14:paraId="000000EA">
      <w:pPr>
        <w:rPr/>
      </w:pPr>
      <w:r w:rsidDel="00000000" w:rsidR="00000000" w:rsidRPr="00000000">
        <w:rPr>
          <w:rtl w:val="0"/>
        </w:rPr>
        <w:t xml:space="preserve">ejemplo: {“clave”:”valor”}, {“nombre”:”Fernando”}</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b w:val="1"/>
          <w:rtl w:val="0"/>
        </w:rPr>
        <w:t xml:space="preserve">Tuplas</w:t>
      </w:r>
      <w:r w:rsidDel="00000000" w:rsidR="00000000" w:rsidRPr="00000000">
        <w:rPr>
          <w:rtl w:val="0"/>
        </w:rPr>
        <w:t xml:space="preserve">: también son un grupo de datos igual que una lista con la diferencia que una tupla después de creada no se puede modificar.</w:t>
      </w:r>
    </w:p>
    <w:p w:rsidR="00000000" w:rsidDel="00000000" w:rsidP="00000000" w:rsidRDefault="00000000" w:rsidRPr="00000000" w14:paraId="000000ED">
      <w:pPr>
        <w:rPr/>
      </w:pPr>
      <w:r w:rsidDel="00000000" w:rsidR="00000000" w:rsidRPr="00000000">
        <w:rPr>
          <w:rtl w:val="0"/>
        </w:rPr>
        <w:t xml:space="preserve">ejemplos: (1,2,3, ”hola” , (1,2,3) ), (1,“Hola”,True) (Pero jamás podremos cambiar los elementos dentro de esa Tupla)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En Python trabajas con módulos y ficheros que usas para importar las librerías.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rPr/>
      </w:pPr>
      <w:bookmarkStart w:colFirst="0" w:colLast="0" w:name="_hxqkrl1jf4y1" w:id="9"/>
      <w:bookmarkEnd w:id="9"/>
      <w:r w:rsidDel="00000000" w:rsidR="00000000" w:rsidRPr="00000000">
        <w:rPr>
          <w:rtl w:val="0"/>
        </w:rPr>
        <w:t xml:space="preserve">Variables y expresiones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Una variable es un contenedor de un valor, es una forma el cual le decimos a la computadora</w:t>
      </w:r>
    </w:p>
    <w:p w:rsidR="00000000" w:rsidDel="00000000" w:rsidP="00000000" w:rsidRDefault="00000000" w:rsidRPr="00000000" w14:paraId="000000F4">
      <w:pPr>
        <w:rPr/>
      </w:pPr>
      <w:r w:rsidDel="00000000" w:rsidR="00000000" w:rsidRPr="00000000">
        <w:rPr>
          <w:rtl w:val="0"/>
        </w:rPr>
        <w:t xml:space="preserve">guardame este valor que luego quiero generar operaciones sobre este valor</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Tenemos Variables:</w:t>
      </w:r>
    </w:p>
    <w:p w:rsidR="00000000" w:rsidDel="00000000" w:rsidP="00000000" w:rsidRDefault="00000000" w:rsidRPr="00000000" w14:paraId="000000F7">
      <w:pPr>
        <w:rPr/>
      </w:pPr>
      <w:r w:rsidDel="00000000" w:rsidR="00000000" w:rsidRPr="00000000">
        <w:rPr>
          <w:rtl w:val="0"/>
        </w:rPr>
        <w:t xml:space="preserve">    - Públicas</w:t>
      </w:r>
    </w:p>
    <w:p w:rsidR="00000000" w:rsidDel="00000000" w:rsidP="00000000" w:rsidRDefault="00000000" w:rsidRPr="00000000" w14:paraId="000000F8">
      <w:pPr>
        <w:rPr/>
      </w:pPr>
      <w:r w:rsidDel="00000000" w:rsidR="00000000" w:rsidRPr="00000000">
        <w:rPr>
          <w:rtl w:val="0"/>
        </w:rPr>
        <w:t xml:space="preserve">    - Privadas</w:t>
      </w:r>
    </w:p>
    <w:p w:rsidR="00000000" w:rsidDel="00000000" w:rsidP="00000000" w:rsidRDefault="00000000" w:rsidRPr="00000000" w14:paraId="000000F9">
      <w:pPr>
        <w:rPr/>
      </w:pPr>
      <w:r w:rsidDel="00000000" w:rsidR="00000000" w:rsidRPr="00000000">
        <w:rPr>
          <w:rtl w:val="0"/>
        </w:rPr>
        <w:t xml:space="preserve">    - Super Privadas</w:t>
      </w:r>
    </w:p>
    <w:p w:rsidR="00000000" w:rsidDel="00000000" w:rsidP="00000000" w:rsidRDefault="00000000" w:rsidRPr="00000000" w14:paraId="000000FA">
      <w:pPr>
        <w:rPr/>
      </w:pPr>
      <w:r w:rsidDel="00000000" w:rsidR="00000000" w:rsidRPr="00000000">
        <w:rPr>
          <w:rtl w:val="0"/>
        </w:rPr>
        <w:t xml:space="preserve">    - Constantes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El signo igual "=" significa asignación.</w:t>
      </w:r>
    </w:p>
    <w:p w:rsidR="00000000" w:rsidDel="00000000" w:rsidP="00000000" w:rsidRDefault="00000000" w:rsidRPr="00000000" w14:paraId="000000FD">
      <w:pPr>
        <w:rPr/>
      </w:pPr>
      <w:r w:rsidDel="00000000" w:rsidR="00000000" w:rsidRPr="00000000">
        <w:rPr>
          <w:rtl w:val="0"/>
        </w:rPr>
        <w:t xml:space="preserve">El signo de guión bajo "_" en el nombre de una variable indica que es una variable privada.</w:t>
      </w:r>
    </w:p>
    <w:p w:rsidR="00000000" w:rsidDel="00000000" w:rsidP="00000000" w:rsidRDefault="00000000" w:rsidRPr="00000000" w14:paraId="000000FE">
      <w:pPr>
        <w:rPr/>
      </w:pPr>
      <w:r w:rsidDel="00000000" w:rsidR="00000000" w:rsidRPr="00000000">
        <w:rPr>
          <w:rtl w:val="0"/>
        </w:rPr>
        <w:t xml:space="preserve">Una variable escrita en mayúsculas "PI" es una variable constante.</w:t>
      </w:r>
    </w:p>
    <w:p w:rsidR="00000000" w:rsidDel="00000000" w:rsidP="00000000" w:rsidRDefault="00000000" w:rsidRPr="00000000" w14:paraId="000000FF">
      <w:pPr>
        <w:rPr/>
      </w:pPr>
      <w:r w:rsidDel="00000000" w:rsidR="00000000" w:rsidRPr="00000000">
        <w:rPr>
          <w:rtl w:val="0"/>
        </w:rPr>
        <w:t xml:space="preserve">El signo doble guión bajo "__" indica que es una variable que no debe ser modificada porque puede romper el código,</w:t>
      </w:r>
    </w:p>
    <w:p w:rsidR="00000000" w:rsidDel="00000000" w:rsidP="00000000" w:rsidRDefault="00000000" w:rsidRPr="00000000" w14:paraId="00000100">
      <w:pPr>
        <w:rPr/>
      </w:pPr>
      <w:r w:rsidDel="00000000" w:rsidR="00000000" w:rsidRPr="00000000">
        <w:rPr>
          <w:rtl w:val="0"/>
        </w:rPr>
        <w:t xml:space="preserve">es como un mensaje del programador.</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Reglas de los nombres de variables:</w:t>
      </w:r>
    </w:p>
    <w:p w:rsidR="00000000" w:rsidDel="00000000" w:rsidP="00000000" w:rsidRDefault="00000000" w:rsidRPr="00000000" w14:paraId="00000103">
      <w:pPr>
        <w:rPr/>
      </w:pPr>
      <w:r w:rsidDel="00000000" w:rsidR="00000000" w:rsidRPr="00000000">
        <w:rPr>
          <w:rtl w:val="0"/>
        </w:rPr>
        <w:t xml:space="preserve">    -   Las variables pueden contener números y letras</w:t>
      </w:r>
    </w:p>
    <w:p w:rsidR="00000000" w:rsidDel="00000000" w:rsidP="00000000" w:rsidRDefault="00000000" w:rsidRPr="00000000" w14:paraId="00000104">
      <w:pPr>
        <w:rPr/>
      </w:pPr>
      <w:r w:rsidDel="00000000" w:rsidR="00000000" w:rsidRPr="00000000">
        <w:rPr>
          <w:rtl w:val="0"/>
        </w:rPr>
        <w:t xml:space="preserve">    -   Las variables no pueden con números ni con caracteres especiales</w:t>
      </w:r>
    </w:p>
    <w:p w:rsidR="00000000" w:rsidDel="00000000" w:rsidP="00000000" w:rsidRDefault="00000000" w:rsidRPr="00000000" w14:paraId="00000105">
      <w:pPr>
        <w:rPr/>
      </w:pPr>
      <w:r w:rsidDel="00000000" w:rsidR="00000000" w:rsidRPr="00000000">
        <w:rPr>
          <w:rtl w:val="0"/>
        </w:rPr>
        <w:t xml:space="preserve">    -   Las variables con varias palabras debes unirlas con "_"</w:t>
      </w:r>
    </w:p>
    <w:p w:rsidR="00000000" w:rsidDel="00000000" w:rsidP="00000000" w:rsidRDefault="00000000" w:rsidRPr="00000000" w14:paraId="00000106">
      <w:pPr>
        <w:rPr/>
      </w:pPr>
      <w:r w:rsidDel="00000000" w:rsidR="00000000" w:rsidRPr="00000000">
        <w:rPr>
          <w:rtl w:val="0"/>
        </w:rPr>
        <w:t xml:space="preserve">    -   No se pueden utilizar palabras reservadas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Expresión: es una combinación de valores, variables y operadores: 2+2</w:t>
      </w:r>
    </w:p>
    <w:p w:rsidR="00000000" w:rsidDel="00000000" w:rsidP="00000000" w:rsidRDefault="00000000" w:rsidRPr="00000000" w14:paraId="00000109">
      <w:pPr>
        <w:rPr/>
      </w:pPr>
      <w:r w:rsidDel="00000000" w:rsidR="00000000" w:rsidRPr="00000000">
        <w:rPr>
          <w:rtl w:val="0"/>
        </w:rPr>
        <w:t xml:space="preserve">Enunciado (statement): es una unidad de código que tiene un efecto : age=20</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Orden de operaciones (PEMDAS)</w:t>
      </w:r>
    </w:p>
    <w:p w:rsidR="00000000" w:rsidDel="00000000" w:rsidP="00000000" w:rsidRDefault="00000000" w:rsidRPr="00000000" w14:paraId="0000010C">
      <w:pPr>
        <w:rPr/>
      </w:pPr>
      <w:r w:rsidDel="00000000" w:rsidR="00000000" w:rsidRPr="00000000">
        <w:rPr>
          <w:rtl w:val="0"/>
        </w:rPr>
        <w:t xml:space="preserve">    - Paréntesis</w:t>
      </w:r>
    </w:p>
    <w:p w:rsidR="00000000" w:rsidDel="00000000" w:rsidP="00000000" w:rsidRDefault="00000000" w:rsidRPr="00000000" w14:paraId="0000010D">
      <w:pPr>
        <w:rPr/>
      </w:pPr>
      <w:r w:rsidDel="00000000" w:rsidR="00000000" w:rsidRPr="00000000">
        <w:rPr>
          <w:rtl w:val="0"/>
        </w:rPr>
        <w:t xml:space="preserve">        - Exponente</w:t>
      </w:r>
    </w:p>
    <w:p w:rsidR="00000000" w:rsidDel="00000000" w:rsidP="00000000" w:rsidRDefault="00000000" w:rsidRPr="00000000" w14:paraId="0000010E">
      <w:pPr>
        <w:rPr/>
      </w:pPr>
      <w:r w:rsidDel="00000000" w:rsidR="00000000" w:rsidRPr="00000000">
        <w:rPr>
          <w:rtl w:val="0"/>
        </w:rPr>
        <w:t xml:space="preserve">            - Multiplicación</w:t>
      </w:r>
    </w:p>
    <w:p w:rsidR="00000000" w:rsidDel="00000000" w:rsidP="00000000" w:rsidRDefault="00000000" w:rsidRPr="00000000" w14:paraId="0000010F">
      <w:pPr>
        <w:rPr/>
      </w:pPr>
      <w:r w:rsidDel="00000000" w:rsidR="00000000" w:rsidRPr="00000000">
        <w:rPr>
          <w:rtl w:val="0"/>
        </w:rPr>
        <w:t xml:space="preserve">            - Division</w:t>
      </w:r>
    </w:p>
    <w:p w:rsidR="00000000" w:rsidDel="00000000" w:rsidP="00000000" w:rsidRDefault="00000000" w:rsidRPr="00000000" w14:paraId="00000110">
      <w:pPr>
        <w:rPr/>
      </w:pPr>
      <w:r w:rsidDel="00000000" w:rsidR="00000000" w:rsidRPr="00000000">
        <w:rPr>
          <w:rtl w:val="0"/>
        </w:rPr>
        <w:t xml:space="preserve">                - Adicion</w:t>
      </w:r>
    </w:p>
    <w:p w:rsidR="00000000" w:rsidDel="00000000" w:rsidP="00000000" w:rsidRDefault="00000000" w:rsidRPr="00000000" w14:paraId="00000111">
      <w:pPr>
        <w:rPr/>
      </w:pPr>
      <w:r w:rsidDel="00000000" w:rsidR="00000000" w:rsidRPr="00000000">
        <w:rPr>
          <w:rtl w:val="0"/>
        </w:rPr>
        <w:t xml:space="preserve">                - Sustracción</w:t>
      </w:r>
    </w:p>
    <w:p w:rsidR="00000000" w:rsidDel="00000000" w:rsidP="00000000" w:rsidRDefault="00000000" w:rsidRPr="00000000" w14:paraId="00000112">
      <w:pPr>
        <w:pStyle w:val="Heading2"/>
        <w:rPr/>
      </w:pPr>
      <w:bookmarkStart w:colFirst="0" w:colLast="0" w:name="_eg9xk7kz2ssy" w:id="10"/>
      <w:bookmarkEnd w:id="10"/>
      <w:r w:rsidDel="00000000" w:rsidR="00000000" w:rsidRPr="00000000">
        <w:rPr>
          <w:rtl w:val="0"/>
        </w:rPr>
        <w:t xml:space="preserve"># -*- coding: utf-8 -*-</w:t>
      </w:r>
    </w:p>
    <w:p w:rsidR="00000000" w:rsidDel="00000000" w:rsidP="00000000" w:rsidRDefault="00000000" w:rsidRPr="00000000" w14:paraId="00000113">
      <w:pPr>
        <w:rPr/>
      </w:pPr>
      <w:r w:rsidDel="00000000" w:rsidR="00000000" w:rsidRPr="00000000">
        <w:rPr>
          <w:rtl w:val="0"/>
        </w:rPr>
        <w:t xml:space="preserve">Esta línea de código solo se usa en la versión de python 2.7 y tiene una función muy importante cuando se van a usar caracteres que están fuera del lenguaje inglés, un ejemplo de estos caracteres serian:</w:t>
      </w:r>
    </w:p>
    <w:p w:rsidR="00000000" w:rsidDel="00000000" w:rsidP="00000000" w:rsidRDefault="00000000" w:rsidRPr="00000000" w14:paraId="00000114">
      <w:pPr>
        <w:numPr>
          <w:ilvl w:val="0"/>
          <w:numId w:val="12"/>
        </w:numPr>
        <w:ind w:left="720" w:hanging="360"/>
        <w:rPr>
          <w:u w:val="none"/>
        </w:rPr>
      </w:pPr>
      <w:r w:rsidDel="00000000" w:rsidR="00000000" w:rsidRPr="00000000">
        <w:rPr>
          <w:rtl w:val="0"/>
        </w:rPr>
        <w:t xml:space="preserve">á, Á, ñ, ü, í.</w:t>
      </w:r>
    </w:p>
    <w:p w:rsidR="00000000" w:rsidDel="00000000" w:rsidP="00000000" w:rsidRDefault="00000000" w:rsidRPr="00000000" w14:paraId="00000115">
      <w:pPr>
        <w:rPr/>
      </w:pPr>
      <w:r w:rsidDel="00000000" w:rsidR="00000000" w:rsidRPr="00000000">
        <w:rPr>
          <w:rtl w:val="0"/>
        </w:rPr>
        <w:t xml:space="preserve">“# -*- coding: utf-8 -*-”  permite que el intérprete de python sepa que estos caracteres van a estar presentes y cómo representarlos.</w:t>
      </w:r>
    </w:p>
    <w:p w:rsidR="00000000" w:rsidDel="00000000" w:rsidP="00000000" w:rsidRDefault="00000000" w:rsidRPr="00000000" w14:paraId="00000116">
      <w:pPr>
        <w:pStyle w:val="Heading2"/>
        <w:rPr/>
      </w:pPr>
      <w:bookmarkStart w:colFirst="0" w:colLast="0" w:name="_v9pz7gshmiuo" w:id="11"/>
      <w:bookmarkEnd w:id="11"/>
      <w:r w:rsidDel="00000000" w:rsidR="00000000" w:rsidRPr="00000000">
        <w:rPr>
          <w:rtl w:val="0"/>
        </w:rPr>
        <w:t xml:space="preserve">¿Por qué poner  if __name__ == '__main__':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Esto es porque hay dos formas de ejecutar un programa de python, </w:t>
      </w:r>
      <w:r w:rsidDel="00000000" w:rsidR="00000000" w:rsidRPr="00000000">
        <w:rPr>
          <w:rtl w:val="0"/>
        </w:rPr>
        <w:t xml:space="preserve">ejecutándolo</w:t>
      </w:r>
      <w:r w:rsidDel="00000000" w:rsidR="00000000" w:rsidRPr="00000000">
        <w:rPr>
          <w:rtl w:val="0"/>
        </w:rPr>
        <w:t xml:space="preserve"> directamente y ejecutandolo desde otro programa usando "import"</w:t>
      </w:r>
    </w:p>
    <w:p w:rsidR="00000000" w:rsidDel="00000000" w:rsidP="00000000" w:rsidRDefault="00000000" w:rsidRPr="00000000" w14:paraId="00000119">
      <w:pPr>
        <w:rPr/>
      </w:pPr>
      <w:r w:rsidDel="00000000" w:rsidR="00000000" w:rsidRPr="00000000">
        <w:rPr>
          <w:rtl w:val="0"/>
        </w:rPr>
        <w:t xml:space="preserve">entonces cuando tu pones en otro código</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import Mi_Programa.py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y tu no pusiste " if </w:t>
      </w:r>
      <w:r w:rsidDel="00000000" w:rsidR="00000000" w:rsidRPr="00000000">
        <w:rPr>
          <w:rtl w:val="0"/>
        </w:rPr>
        <w:t xml:space="preserve">__name __</w:t>
      </w:r>
      <w:r w:rsidDel="00000000" w:rsidR="00000000" w:rsidRPr="00000000">
        <w:rPr>
          <w:rtl w:val="0"/>
        </w:rPr>
        <w:t xml:space="preserve"> == ‘</w:t>
      </w:r>
      <w:r w:rsidDel="00000000" w:rsidR="00000000" w:rsidRPr="00000000">
        <w:rPr>
          <w:rtl w:val="0"/>
        </w:rPr>
        <w:t xml:space="preserve">__main __</w:t>
      </w:r>
      <w:r w:rsidDel="00000000" w:rsidR="00000000" w:rsidRPr="00000000">
        <w:rPr>
          <w:rtl w:val="0"/>
        </w:rPr>
        <w:t xml:space="preserve">’: " , se va a ejecutar el programa que hiciste en Mi_Programa.py y después de que termine de ejecutarse se ejecutará el código en el que importaste el programa.</w:t>
      </w:r>
    </w:p>
    <w:p w:rsidR="00000000" w:rsidDel="00000000" w:rsidP="00000000" w:rsidRDefault="00000000" w:rsidRPr="00000000" w14:paraId="0000011E">
      <w:pPr>
        <w:rPr/>
      </w:pPr>
      <w:r w:rsidDel="00000000" w:rsidR="00000000" w:rsidRPr="00000000">
        <w:rPr>
          <w:rtl w:val="0"/>
        </w:rPr>
        <w:t xml:space="preserve">Sin embargo </w:t>
      </w:r>
      <w:r w:rsidDel="00000000" w:rsidR="00000000" w:rsidRPr="00000000">
        <w:rPr>
          <w:rtl w:val="0"/>
        </w:rPr>
        <w:t xml:space="preserve">si</w:t>
      </w:r>
      <w:r w:rsidDel="00000000" w:rsidR="00000000" w:rsidRPr="00000000">
        <w:rPr>
          <w:rtl w:val="0"/>
        </w:rPr>
        <w:t xml:space="preserve"> sí colocaste " if </w:t>
      </w:r>
      <w:r w:rsidDel="00000000" w:rsidR="00000000" w:rsidRPr="00000000">
        <w:rPr>
          <w:rtl w:val="0"/>
        </w:rPr>
        <w:t xml:space="preserve">__name __</w:t>
      </w:r>
      <w:r w:rsidDel="00000000" w:rsidR="00000000" w:rsidRPr="00000000">
        <w:rPr>
          <w:rtl w:val="0"/>
        </w:rPr>
        <w:t xml:space="preserve"> == ‘</w:t>
      </w:r>
      <w:r w:rsidDel="00000000" w:rsidR="00000000" w:rsidRPr="00000000">
        <w:rPr>
          <w:rtl w:val="0"/>
        </w:rPr>
        <w:t xml:space="preserve">__main __</w:t>
      </w:r>
      <w:r w:rsidDel="00000000" w:rsidR="00000000" w:rsidRPr="00000000">
        <w:rPr>
          <w:rtl w:val="0"/>
        </w:rPr>
        <w:t xml:space="preserve">’: " entonces todo lo que esté dentro de ese bloque de código no se ejecutara y así podrás usar funciones específicas de ese programa sin que se ejecute el programa si no solo la función.</w:t>
      </w:r>
    </w:p>
    <w:p w:rsidR="00000000" w:rsidDel="00000000" w:rsidP="00000000" w:rsidRDefault="00000000" w:rsidRPr="00000000" w14:paraId="0000011F">
      <w:pPr>
        <w:rPr/>
      </w:pPr>
      <w:r w:rsidDel="00000000" w:rsidR="00000000" w:rsidRPr="00000000">
        <w:rPr>
          <w:rtl w:val="0"/>
        </w:rPr>
        <w:t xml:space="preserve">Para una explicación mas completa: </w:t>
      </w:r>
      <w:hyperlink r:id="rId13">
        <w:r w:rsidDel="00000000" w:rsidR="00000000" w:rsidRPr="00000000">
          <w:rPr>
            <w:color w:val="1155cc"/>
            <w:u w:val="single"/>
            <w:rtl w:val="0"/>
          </w:rPr>
          <w:t xml:space="preserve">https://es.stackoverflow.com/questions/32165/qué-es-if-name-main</w:t>
        </w:r>
      </w:hyperlink>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rPr/>
      </w:pPr>
      <w:bookmarkStart w:colFirst="0" w:colLast="0" w:name="_l47j7lw72y5y" w:id="12"/>
      <w:bookmarkEnd w:id="12"/>
      <w:r w:rsidDel="00000000" w:rsidR="00000000" w:rsidRPr="00000000">
        <w:rPr>
          <w:rtl w:val="0"/>
        </w:rPr>
        <w:t xml:space="preserve">Funciones en Python</w:t>
      </w:r>
    </w:p>
    <w:p w:rsidR="00000000" w:rsidDel="00000000" w:rsidP="00000000" w:rsidRDefault="00000000" w:rsidRPr="00000000" w14:paraId="00000124">
      <w:pPr>
        <w:rPr/>
      </w:pPr>
      <w:r w:rsidDel="00000000" w:rsidR="00000000" w:rsidRPr="00000000">
        <w:rPr>
          <w:rtl w:val="0"/>
        </w:rPr>
        <w:t xml:space="preserve">La manera de declarar una función en python es utilizando:</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numPr>
          <w:ilvl w:val="0"/>
          <w:numId w:val="10"/>
        </w:numPr>
        <w:ind w:left="720" w:hanging="360"/>
        <w:rPr>
          <w:u w:val="none"/>
        </w:rPr>
      </w:pPr>
      <w:r w:rsidDel="00000000" w:rsidR="00000000" w:rsidRPr="00000000">
        <w:rPr>
          <w:b w:val="1"/>
          <w:rtl w:val="0"/>
        </w:rPr>
        <w:t xml:space="preserve">def nombre_de_la_funcion(variable, variable2)</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127">
      <w:pPr>
        <w:numPr>
          <w:ilvl w:val="1"/>
          <w:numId w:val="10"/>
        </w:numPr>
        <w:ind w:left="1440" w:hanging="360"/>
        <w:rPr>
          <w:u w:val="none"/>
        </w:rPr>
      </w:pPr>
      <w:r w:rsidDel="00000000" w:rsidR="00000000" w:rsidRPr="00000000">
        <w:rPr>
          <w:rtl w:val="0"/>
        </w:rPr>
        <w:t xml:space="preserve">código de la función.</w:t>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t xml:space="preserve">Para llamar una función se utiliza el nombre de la función a utilizar y las variables que la función pida dentro del paréntesis, si la función no necesita ninguna variable se dejan los paréntesis vacíos pero aún se colocan. Ejemplo:</w:t>
      </w:r>
    </w:p>
    <w:p w:rsidR="00000000" w:rsidDel="00000000" w:rsidP="00000000" w:rsidRDefault="00000000" w:rsidRPr="00000000" w14:paraId="0000012A">
      <w:pPr>
        <w:ind w:left="0" w:firstLine="0"/>
        <w:rPr/>
      </w:pPr>
      <w:r w:rsidDel="00000000" w:rsidR="00000000" w:rsidRPr="00000000">
        <w:rPr>
          <w:rtl w:val="0"/>
        </w:rPr>
      </w:r>
    </w:p>
    <w:p w:rsidR="00000000" w:rsidDel="00000000" w:rsidP="00000000" w:rsidRDefault="00000000" w:rsidRPr="00000000" w14:paraId="0000012B">
      <w:pPr>
        <w:numPr>
          <w:ilvl w:val="0"/>
          <w:numId w:val="25"/>
        </w:numPr>
        <w:ind w:left="720" w:hanging="360"/>
        <w:rPr>
          <w:b w:val="1"/>
        </w:rPr>
      </w:pPr>
      <w:r w:rsidDel="00000000" w:rsidR="00000000" w:rsidRPr="00000000">
        <w:rPr>
          <w:b w:val="1"/>
          <w:rtl w:val="0"/>
        </w:rPr>
        <w:t xml:space="preserve">nombre_de_la_funcion(1,2)</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Si la función no necesitará parámetros se colocaría:</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numPr>
          <w:ilvl w:val="0"/>
          <w:numId w:val="20"/>
        </w:numPr>
        <w:ind w:left="720" w:hanging="360"/>
        <w:rPr>
          <w:b w:val="1"/>
        </w:rPr>
      </w:pPr>
      <w:r w:rsidDel="00000000" w:rsidR="00000000" w:rsidRPr="00000000">
        <w:rPr>
          <w:b w:val="1"/>
          <w:rtl w:val="0"/>
        </w:rPr>
        <w:t xml:space="preserve">nombre_de_la_funcion()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b w:val="1"/>
          <w:rtl w:val="0"/>
        </w:rPr>
        <w:t xml:space="preserve">Nota:</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Cuando utilizamos una variable declarada de manera global sin especificarle a la función que es una variable global la función supone que dentro de ella existe una variable local llamada como la variable global que tratamos de usar. Este error solo ocurre cuando tratamos de manipular la variable global, es decir asignar o reasignar;  ya que si usamos “ print(clients) ” no se mostraría ningún error. Ejemplo de una variable global y cómo utilizarla dentro de una función:</w:t>
      </w:r>
    </w:p>
    <w:p w:rsidR="00000000" w:rsidDel="00000000" w:rsidP="00000000" w:rsidRDefault="00000000" w:rsidRPr="00000000" w14:paraId="00000133">
      <w:pPr>
        <w:ind w:left="0" w:firstLine="0"/>
        <w:jc w:val="center"/>
        <w:rPr/>
      </w:pPr>
      <w:r w:rsidDel="00000000" w:rsidR="00000000" w:rsidRPr="00000000">
        <w:rPr/>
        <w:drawing>
          <wp:inline distB="114300" distT="114300" distL="114300" distR="114300">
            <wp:extent cx="2961472" cy="1204913"/>
            <wp:effectExtent b="0" l="0" r="0" t="0"/>
            <wp:docPr id="2" name="image3.png"/>
            <a:graphic>
              <a:graphicData uri="http://schemas.openxmlformats.org/drawingml/2006/picture">
                <pic:pic>
                  <pic:nvPicPr>
                    <pic:cNvPr id="0" name="image3.png"/>
                    <pic:cNvPicPr preferRelativeResize="0"/>
                  </pic:nvPicPr>
                  <pic:blipFill>
                    <a:blip r:embed="rId14"/>
                    <a:srcRect b="69321" l="996" r="65116" t="6194"/>
                    <a:stretch>
                      <a:fillRect/>
                    </a:stretch>
                  </pic:blipFill>
                  <pic:spPr>
                    <a:xfrm>
                      <a:off x="0" y="0"/>
                      <a:ext cx="2961472" cy="1204913"/>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ind w:left="0" w:firstLine="0"/>
        <w:jc w:val="left"/>
        <w:rPr/>
      </w:pPr>
      <w:r w:rsidDel="00000000" w:rsidR="00000000" w:rsidRPr="00000000">
        <w:rPr>
          <w:rtl w:val="0"/>
        </w:rPr>
        <w:t xml:space="preserve">Se utiliza el comando “global </w:t>
      </w:r>
      <w:r w:rsidDel="00000000" w:rsidR="00000000" w:rsidRPr="00000000">
        <w:rPr>
          <w:rtl w:val="0"/>
        </w:rPr>
        <w:t xml:space="preserve">nombre_de_la_variable_global</w:t>
      </w:r>
      <w:r w:rsidDel="00000000" w:rsidR="00000000" w:rsidRPr="00000000">
        <w:rPr>
          <w:rtl w:val="0"/>
        </w:rPr>
        <w:t xml:space="preserve">” para poder utilizarla, esto no se hace con la variable client_name porque es una variable declarada dentro de la función.</w:t>
      </w:r>
    </w:p>
    <w:p w:rsidR="00000000" w:rsidDel="00000000" w:rsidP="00000000" w:rsidRDefault="00000000" w:rsidRPr="00000000" w14:paraId="00000135">
      <w:pPr>
        <w:ind w:left="0" w:firstLine="0"/>
        <w:jc w:val="left"/>
        <w:rPr/>
      </w:pPr>
      <w:r w:rsidDel="00000000" w:rsidR="00000000" w:rsidRPr="00000000">
        <w:rPr>
          <w:rtl w:val="0"/>
        </w:rPr>
      </w:r>
    </w:p>
    <w:p w:rsidR="00000000" w:rsidDel="00000000" w:rsidP="00000000" w:rsidRDefault="00000000" w:rsidRPr="00000000" w14:paraId="00000136">
      <w:pPr>
        <w:pStyle w:val="Heading2"/>
        <w:jc w:val="left"/>
        <w:rPr/>
      </w:pPr>
      <w:bookmarkStart w:colFirst="0" w:colLast="0" w:name="_u4mcwc5a8r1h" w:id="13"/>
      <w:bookmarkEnd w:id="13"/>
      <w:r w:rsidDel="00000000" w:rsidR="00000000" w:rsidRPr="00000000">
        <w:rPr>
          <w:rtl w:val="0"/>
        </w:rPr>
        <w:t xml:space="preserve">¿Qué es pass?</w:t>
      </w:r>
    </w:p>
    <w:p w:rsidR="00000000" w:rsidDel="00000000" w:rsidP="00000000" w:rsidRDefault="00000000" w:rsidRPr="00000000" w14:paraId="00000137">
      <w:pPr>
        <w:jc w:val="left"/>
        <w:rPr/>
      </w:pPr>
      <w:r w:rsidDel="00000000" w:rsidR="00000000" w:rsidRPr="00000000">
        <w:rPr>
          <w:rtl w:val="0"/>
        </w:rPr>
        <w:t xml:space="preserve">Seguro has visto varias veces esto si estás empezando a aprender python, entonces ¿qué significa? </w:t>
      </w:r>
    </w:p>
    <w:p w:rsidR="00000000" w:rsidDel="00000000" w:rsidP="00000000" w:rsidRDefault="00000000" w:rsidRPr="00000000" w14:paraId="00000138">
      <w:pPr>
        <w:jc w:val="left"/>
        <w:rPr/>
      </w:pPr>
      <w:r w:rsidDel="00000000" w:rsidR="00000000" w:rsidRPr="00000000">
        <w:rPr>
          <w:rtl w:val="0"/>
        </w:rPr>
        <w:t xml:space="preserve">pass es una keyword muy interesante, es interesante porque no hace nada, así es, no hace nada, se coloca porque no se pueden dejar bloques de códigos vacíos, entonces si tú haces esto:</w:t>
      </w:r>
    </w:p>
    <w:p w:rsidR="00000000" w:rsidDel="00000000" w:rsidP="00000000" w:rsidRDefault="00000000" w:rsidRPr="00000000" w14:paraId="00000139">
      <w:pPr>
        <w:numPr>
          <w:ilvl w:val="0"/>
          <w:numId w:val="16"/>
        </w:numPr>
        <w:ind w:left="720" w:hanging="360"/>
        <w:jc w:val="left"/>
        <w:rPr>
          <w:u w:val="none"/>
        </w:rPr>
      </w:pPr>
      <w:r w:rsidDel="00000000" w:rsidR="00000000" w:rsidRPr="00000000">
        <w:rPr>
          <w:rtl w:val="0"/>
        </w:rPr>
        <w:t xml:space="preserve">if 1=1:</w:t>
      </w:r>
    </w:p>
    <w:p w:rsidR="00000000" w:rsidDel="00000000" w:rsidP="00000000" w:rsidRDefault="00000000" w:rsidRPr="00000000" w14:paraId="0000013A">
      <w:pPr>
        <w:numPr>
          <w:ilvl w:val="1"/>
          <w:numId w:val="16"/>
        </w:numPr>
        <w:ind w:left="1440" w:hanging="360"/>
        <w:jc w:val="left"/>
        <w:rPr>
          <w:u w:val="none"/>
        </w:rPr>
      </w:pPr>
      <w:r w:rsidDel="00000000" w:rsidR="00000000" w:rsidRPr="00000000">
        <w:rPr>
          <w:rtl w:val="0"/>
        </w:rPr>
      </w:r>
    </w:p>
    <w:p w:rsidR="00000000" w:rsidDel="00000000" w:rsidP="00000000" w:rsidRDefault="00000000" w:rsidRPr="00000000" w14:paraId="0000013B">
      <w:pPr>
        <w:numPr>
          <w:ilvl w:val="1"/>
          <w:numId w:val="16"/>
        </w:numPr>
        <w:ind w:left="1440" w:hanging="360"/>
        <w:jc w:val="left"/>
        <w:rPr>
          <w:u w:val="none"/>
        </w:rPr>
      </w:pPr>
      <w:r w:rsidDel="00000000" w:rsidR="00000000" w:rsidRPr="00000000">
        <w:rPr>
          <w:rtl w:val="0"/>
        </w:rPr>
        <w:t xml:space="preserve">pass</w:t>
      </w:r>
    </w:p>
    <w:p w:rsidR="00000000" w:rsidDel="00000000" w:rsidP="00000000" w:rsidRDefault="00000000" w:rsidRPr="00000000" w14:paraId="0000013C">
      <w:pPr>
        <w:ind w:left="0" w:firstLine="0"/>
        <w:jc w:val="left"/>
        <w:rPr/>
      </w:pPr>
      <w:r w:rsidDel="00000000" w:rsidR="00000000" w:rsidRPr="00000000">
        <w:rPr>
          <w:rtl w:val="0"/>
        </w:rPr>
        <w:t xml:space="preserve">No sucederá nada, es como si no hubiera nada dentro del if, si no lo pones entonces el editor de código que estés usando probablemente te de un error o el editor de código lo incluya por ti, por eso, una buena práctica en python es poner pass cuando dejas algo vacio.</w:t>
      </w:r>
    </w:p>
    <w:p w:rsidR="00000000" w:rsidDel="00000000" w:rsidP="00000000" w:rsidRDefault="00000000" w:rsidRPr="00000000" w14:paraId="0000013D">
      <w:pPr>
        <w:ind w:left="0" w:firstLine="0"/>
        <w:jc w:val="left"/>
        <w:rPr/>
      </w:pPr>
      <w:r w:rsidDel="00000000" w:rsidR="00000000" w:rsidRPr="00000000">
        <w:rPr>
          <w:rtl w:val="0"/>
        </w:rPr>
      </w:r>
    </w:p>
    <w:p w:rsidR="00000000" w:rsidDel="00000000" w:rsidP="00000000" w:rsidRDefault="00000000" w:rsidRPr="00000000" w14:paraId="0000013E">
      <w:pPr>
        <w:pStyle w:val="Heading2"/>
        <w:jc w:val="left"/>
        <w:rPr/>
      </w:pPr>
      <w:bookmarkStart w:colFirst="0" w:colLast="0" w:name="_qcgw2b2mdu14" w:id="14"/>
      <w:bookmarkEnd w:id="14"/>
      <w:r w:rsidDel="00000000" w:rsidR="00000000" w:rsidRPr="00000000">
        <w:rPr>
          <w:rtl w:val="0"/>
        </w:rPr>
        <w:t xml:space="preserve">Operadores Comunes (funciones)</w:t>
      </w:r>
    </w:p>
    <w:p w:rsidR="00000000" w:rsidDel="00000000" w:rsidP="00000000" w:rsidRDefault="00000000" w:rsidRPr="00000000" w14:paraId="0000013F">
      <w:pPr>
        <w:pStyle w:val="Subtitle"/>
        <w:jc w:val="left"/>
        <w:rPr/>
      </w:pPr>
      <w:bookmarkStart w:colFirst="0" w:colLast="0" w:name="_wd585vy4iyyg" w:id="15"/>
      <w:bookmarkEnd w:id="15"/>
      <w:r w:rsidDel="00000000" w:rsidR="00000000" w:rsidRPr="00000000">
        <w:rPr>
          <w:rtl w:val="0"/>
        </w:rPr>
        <w:t xml:space="preserve">Longitud de una cadena, lista, tupla, etc.:</w:t>
      </w:r>
    </w:p>
    <w:p w:rsidR="00000000" w:rsidDel="00000000" w:rsidP="00000000" w:rsidRDefault="00000000" w:rsidRPr="00000000" w14:paraId="00000140">
      <w:pPr>
        <w:ind w:left="0" w:firstLine="0"/>
        <w:jc w:val="left"/>
        <w:rPr/>
      </w:pPr>
      <w:r w:rsidDel="00000000" w:rsidR="00000000" w:rsidRPr="00000000">
        <w:rPr>
          <w:rtl w:val="0"/>
        </w:rPr>
        <w:t xml:space="preserve"> &gt;&gt;&gt; </w:t>
      </w:r>
      <w:r w:rsidDel="00000000" w:rsidR="00000000" w:rsidRPr="00000000">
        <w:rPr>
          <w:b w:val="1"/>
          <w:rtl w:val="0"/>
        </w:rPr>
        <w:t xml:space="preserve">len("key")</w:t>
      </w:r>
      <w:r w:rsidDel="00000000" w:rsidR="00000000" w:rsidRPr="00000000">
        <w:rPr>
          <w:rtl w:val="0"/>
        </w:rPr>
        <w:t xml:space="preserve"> </w:t>
      </w:r>
    </w:p>
    <w:p w:rsidR="00000000" w:rsidDel="00000000" w:rsidP="00000000" w:rsidRDefault="00000000" w:rsidRPr="00000000" w14:paraId="00000141">
      <w:pPr>
        <w:ind w:left="0" w:firstLine="0"/>
        <w:jc w:val="left"/>
        <w:rPr/>
      </w:pPr>
      <w:r w:rsidDel="00000000" w:rsidR="00000000" w:rsidRPr="00000000">
        <w:rPr>
          <w:rtl w:val="0"/>
        </w:rPr>
        <w:t xml:space="preserve"> 3</w:t>
      </w:r>
    </w:p>
    <w:p w:rsidR="00000000" w:rsidDel="00000000" w:rsidP="00000000" w:rsidRDefault="00000000" w:rsidRPr="00000000" w14:paraId="00000142">
      <w:pPr>
        <w:ind w:left="0" w:firstLine="0"/>
        <w:jc w:val="left"/>
        <w:rPr/>
      </w:pPr>
      <w:r w:rsidDel="00000000" w:rsidR="00000000" w:rsidRPr="00000000">
        <w:rPr>
          <w:rtl w:val="0"/>
        </w:rPr>
      </w:r>
    </w:p>
    <w:p w:rsidR="00000000" w:rsidDel="00000000" w:rsidP="00000000" w:rsidRDefault="00000000" w:rsidRPr="00000000" w14:paraId="00000143">
      <w:pPr>
        <w:pStyle w:val="Subtitle"/>
        <w:jc w:val="left"/>
        <w:rPr/>
      </w:pPr>
      <w:bookmarkStart w:colFirst="0" w:colLast="0" w:name="_8snwfm4jfcpt" w:id="16"/>
      <w:bookmarkEnd w:id="16"/>
      <w:r w:rsidDel="00000000" w:rsidR="00000000" w:rsidRPr="00000000">
        <w:rPr>
          <w:rtl w:val="0"/>
        </w:rPr>
        <w:t xml:space="preserve">Tipo de dato:</w:t>
      </w:r>
    </w:p>
    <w:p w:rsidR="00000000" w:rsidDel="00000000" w:rsidP="00000000" w:rsidRDefault="00000000" w:rsidRPr="00000000" w14:paraId="00000144">
      <w:pPr>
        <w:ind w:left="0" w:firstLine="0"/>
        <w:jc w:val="left"/>
        <w:rPr/>
      </w:pPr>
      <w:r w:rsidDel="00000000" w:rsidR="00000000" w:rsidRPr="00000000">
        <w:rPr>
          <w:rtl w:val="0"/>
        </w:rPr>
        <w:t xml:space="preserve"> &gt;&gt;&gt; </w:t>
      </w:r>
      <w:r w:rsidDel="00000000" w:rsidR="00000000" w:rsidRPr="00000000">
        <w:rPr>
          <w:b w:val="1"/>
          <w:rtl w:val="0"/>
        </w:rPr>
        <w:t xml:space="preserve">type(4)</w:t>
      </w:r>
      <w:r w:rsidDel="00000000" w:rsidR="00000000" w:rsidRPr="00000000">
        <w:rPr>
          <w:rtl w:val="0"/>
        </w:rPr>
        <w:t xml:space="preserve"> </w:t>
      </w:r>
    </w:p>
    <w:p w:rsidR="00000000" w:rsidDel="00000000" w:rsidP="00000000" w:rsidRDefault="00000000" w:rsidRPr="00000000" w14:paraId="00000145">
      <w:pPr>
        <w:ind w:left="0" w:firstLine="0"/>
        <w:jc w:val="left"/>
        <w:rPr/>
      </w:pPr>
      <w:r w:rsidDel="00000000" w:rsidR="00000000" w:rsidRPr="00000000">
        <w:rPr>
          <w:rtl w:val="0"/>
        </w:rPr>
        <w:t xml:space="preserve"> &lt; type int &gt;</w:t>
      </w:r>
    </w:p>
    <w:p w:rsidR="00000000" w:rsidDel="00000000" w:rsidP="00000000" w:rsidRDefault="00000000" w:rsidRPr="00000000" w14:paraId="00000146">
      <w:pPr>
        <w:ind w:left="0" w:firstLine="0"/>
        <w:jc w:val="left"/>
        <w:rPr/>
      </w:pPr>
      <w:r w:rsidDel="00000000" w:rsidR="00000000" w:rsidRPr="00000000">
        <w:rPr>
          <w:rtl w:val="0"/>
        </w:rPr>
      </w:r>
    </w:p>
    <w:p w:rsidR="00000000" w:rsidDel="00000000" w:rsidP="00000000" w:rsidRDefault="00000000" w:rsidRPr="00000000" w14:paraId="00000147">
      <w:pPr>
        <w:pStyle w:val="Subtitle"/>
        <w:jc w:val="left"/>
        <w:rPr/>
      </w:pPr>
      <w:bookmarkStart w:colFirst="0" w:colLast="0" w:name="_gmdywxj0tuu0" w:id="17"/>
      <w:bookmarkEnd w:id="17"/>
      <w:r w:rsidDel="00000000" w:rsidR="00000000" w:rsidRPr="00000000">
        <w:rPr>
          <w:rtl w:val="0"/>
        </w:rPr>
        <w:t xml:space="preserve">Aplicar una conversión a un conjunto como una lista:</w:t>
      </w:r>
    </w:p>
    <w:p w:rsidR="00000000" w:rsidDel="00000000" w:rsidP="00000000" w:rsidRDefault="00000000" w:rsidRPr="00000000" w14:paraId="00000148">
      <w:pPr>
        <w:ind w:left="0" w:firstLine="0"/>
        <w:jc w:val="left"/>
        <w:rPr>
          <w:b w:val="1"/>
        </w:rPr>
      </w:pPr>
      <w:r w:rsidDel="00000000" w:rsidR="00000000" w:rsidRPr="00000000">
        <w:rPr>
          <w:rtl w:val="0"/>
        </w:rPr>
        <w:t xml:space="preserve"> &gt;&gt;&gt; </w:t>
      </w:r>
      <w:r w:rsidDel="00000000" w:rsidR="00000000" w:rsidRPr="00000000">
        <w:rPr>
          <w:b w:val="1"/>
          <w:rtl w:val="0"/>
        </w:rPr>
        <w:t xml:space="preserve">map(str, [1, 2, 3, 4])</w:t>
      </w:r>
    </w:p>
    <w:p w:rsidR="00000000" w:rsidDel="00000000" w:rsidP="00000000" w:rsidRDefault="00000000" w:rsidRPr="00000000" w14:paraId="00000149">
      <w:pPr>
        <w:ind w:left="0" w:firstLine="0"/>
        <w:jc w:val="left"/>
        <w:rPr/>
      </w:pPr>
      <w:r w:rsidDel="00000000" w:rsidR="00000000" w:rsidRPr="00000000">
        <w:rPr>
          <w:rtl w:val="0"/>
        </w:rPr>
        <w:t xml:space="preserve"> ['1', '2', '3', '4']</w:t>
      </w:r>
    </w:p>
    <w:p w:rsidR="00000000" w:rsidDel="00000000" w:rsidP="00000000" w:rsidRDefault="00000000" w:rsidRPr="00000000" w14:paraId="0000014A">
      <w:pPr>
        <w:ind w:left="0" w:firstLine="0"/>
        <w:jc w:val="left"/>
        <w:rPr/>
      </w:pPr>
      <w:r w:rsidDel="00000000" w:rsidR="00000000" w:rsidRPr="00000000">
        <w:rPr>
          <w:rtl w:val="0"/>
        </w:rPr>
      </w:r>
    </w:p>
    <w:p w:rsidR="00000000" w:rsidDel="00000000" w:rsidP="00000000" w:rsidRDefault="00000000" w:rsidRPr="00000000" w14:paraId="0000014B">
      <w:pPr>
        <w:pStyle w:val="Subtitle"/>
        <w:jc w:val="left"/>
        <w:rPr/>
      </w:pPr>
      <w:bookmarkStart w:colFirst="0" w:colLast="0" w:name="_o5r2y9e3h4uy" w:id="18"/>
      <w:bookmarkEnd w:id="18"/>
      <w:r w:rsidDel="00000000" w:rsidR="00000000" w:rsidRPr="00000000">
        <w:rPr>
          <w:rtl w:val="0"/>
        </w:rPr>
        <w:t xml:space="preserve">Redondear un flotante con x número de decimales:</w:t>
      </w:r>
    </w:p>
    <w:p w:rsidR="00000000" w:rsidDel="00000000" w:rsidP="00000000" w:rsidRDefault="00000000" w:rsidRPr="00000000" w14:paraId="0000014C">
      <w:pPr>
        <w:ind w:left="0" w:firstLine="0"/>
        <w:jc w:val="left"/>
        <w:rPr>
          <w:b w:val="1"/>
        </w:rPr>
      </w:pPr>
      <w:r w:rsidDel="00000000" w:rsidR="00000000" w:rsidRPr="00000000">
        <w:rPr>
          <w:rtl w:val="0"/>
        </w:rPr>
        <w:t xml:space="preserve">&gt;&gt;&gt; </w:t>
      </w:r>
      <w:r w:rsidDel="00000000" w:rsidR="00000000" w:rsidRPr="00000000">
        <w:rPr>
          <w:b w:val="1"/>
          <w:rtl w:val="0"/>
        </w:rPr>
        <w:t xml:space="preserve">round(6.3243, 1)</w:t>
      </w:r>
    </w:p>
    <w:p w:rsidR="00000000" w:rsidDel="00000000" w:rsidP="00000000" w:rsidRDefault="00000000" w:rsidRPr="00000000" w14:paraId="0000014D">
      <w:pPr>
        <w:ind w:left="0" w:firstLine="0"/>
        <w:jc w:val="left"/>
        <w:rPr/>
      </w:pPr>
      <w:r w:rsidDel="00000000" w:rsidR="00000000" w:rsidRPr="00000000">
        <w:rPr>
          <w:rtl w:val="0"/>
        </w:rPr>
        <w:t xml:space="preserve"> 6.3</w:t>
      </w:r>
    </w:p>
    <w:p w:rsidR="00000000" w:rsidDel="00000000" w:rsidP="00000000" w:rsidRDefault="00000000" w:rsidRPr="00000000" w14:paraId="0000014E">
      <w:pPr>
        <w:ind w:left="0" w:firstLine="0"/>
        <w:jc w:val="left"/>
        <w:rPr/>
      </w:pPr>
      <w:r w:rsidDel="00000000" w:rsidR="00000000" w:rsidRPr="00000000">
        <w:rPr>
          <w:rtl w:val="0"/>
        </w:rPr>
      </w:r>
    </w:p>
    <w:p w:rsidR="00000000" w:rsidDel="00000000" w:rsidP="00000000" w:rsidRDefault="00000000" w:rsidRPr="00000000" w14:paraId="0000014F">
      <w:pPr>
        <w:pStyle w:val="Subtitle"/>
        <w:jc w:val="left"/>
        <w:rPr/>
      </w:pPr>
      <w:bookmarkStart w:colFirst="0" w:colLast="0" w:name="_9itglfg4mi2u" w:id="19"/>
      <w:bookmarkEnd w:id="19"/>
      <w:r w:rsidDel="00000000" w:rsidR="00000000" w:rsidRPr="00000000">
        <w:rPr>
          <w:rtl w:val="0"/>
        </w:rPr>
        <w:t xml:space="preserve">Generar un rango en una lista:</w:t>
      </w:r>
    </w:p>
    <w:p w:rsidR="00000000" w:rsidDel="00000000" w:rsidP="00000000" w:rsidRDefault="00000000" w:rsidRPr="00000000" w14:paraId="00000150">
      <w:pPr>
        <w:ind w:left="0" w:firstLine="0"/>
        <w:jc w:val="left"/>
        <w:rPr/>
      </w:pPr>
      <w:r w:rsidDel="00000000" w:rsidR="00000000" w:rsidRPr="00000000">
        <w:rPr>
          <w:rtl w:val="0"/>
        </w:rPr>
        <w:t xml:space="preserve"> &gt;&gt;&gt; </w:t>
      </w:r>
      <w:r w:rsidDel="00000000" w:rsidR="00000000" w:rsidRPr="00000000">
        <w:rPr>
          <w:b w:val="1"/>
          <w:rtl w:val="0"/>
        </w:rPr>
        <w:t xml:space="preserve">range(5)</w:t>
      </w:r>
      <w:r w:rsidDel="00000000" w:rsidR="00000000" w:rsidRPr="00000000">
        <w:rPr>
          <w:rtl w:val="0"/>
        </w:rPr>
        <w:t xml:space="preserve"> </w:t>
      </w:r>
    </w:p>
    <w:p w:rsidR="00000000" w:rsidDel="00000000" w:rsidP="00000000" w:rsidRDefault="00000000" w:rsidRPr="00000000" w14:paraId="00000151">
      <w:pPr>
        <w:ind w:left="0" w:firstLine="0"/>
        <w:jc w:val="left"/>
        <w:rPr/>
      </w:pPr>
      <w:r w:rsidDel="00000000" w:rsidR="00000000" w:rsidRPr="00000000">
        <w:rPr>
          <w:rtl w:val="0"/>
        </w:rPr>
        <w:t xml:space="preserve"> [0, 1, 2, 3, 4]</w:t>
      </w:r>
    </w:p>
    <w:p w:rsidR="00000000" w:rsidDel="00000000" w:rsidP="00000000" w:rsidRDefault="00000000" w:rsidRPr="00000000" w14:paraId="00000152">
      <w:pPr>
        <w:jc w:val="left"/>
        <w:rPr>
          <w:b w:val="1"/>
        </w:rPr>
      </w:pPr>
      <w:r w:rsidDel="00000000" w:rsidR="00000000" w:rsidRPr="00000000">
        <w:rPr>
          <w:rtl w:val="0"/>
        </w:rPr>
        <w:t xml:space="preserve"> &gt;&gt;&gt; </w:t>
      </w:r>
      <w:r w:rsidDel="00000000" w:rsidR="00000000" w:rsidRPr="00000000">
        <w:rPr>
          <w:b w:val="1"/>
          <w:rtl w:val="0"/>
        </w:rPr>
        <w:t xml:space="preserve">range(2,11,2) </w:t>
      </w:r>
    </w:p>
    <w:p w:rsidR="00000000" w:rsidDel="00000000" w:rsidP="00000000" w:rsidRDefault="00000000" w:rsidRPr="00000000" w14:paraId="00000153">
      <w:pPr>
        <w:jc w:val="left"/>
        <w:rPr/>
      </w:pPr>
      <w:r w:rsidDel="00000000" w:rsidR="00000000" w:rsidRPr="00000000">
        <w:rPr>
          <w:rtl w:val="0"/>
        </w:rPr>
        <w:t xml:space="preserve"> [2, 4, 6, 8, 10]</w:t>
      </w:r>
    </w:p>
    <w:p w:rsidR="00000000" w:rsidDel="00000000" w:rsidP="00000000" w:rsidRDefault="00000000" w:rsidRPr="00000000" w14:paraId="00000154">
      <w:pPr>
        <w:ind w:left="0" w:firstLine="0"/>
        <w:jc w:val="left"/>
        <w:rPr/>
      </w:pPr>
      <w:r w:rsidDel="00000000" w:rsidR="00000000" w:rsidRPr="00000000">
        <w:rPr>
          <w:rtl w:val="0"/>
        </w:rPr>
      </w:r>
    </w:p>
    <w:p w:rsidR="00000000" w:rsidDel="00000000" w:rsidP="00000000" w:rsidRDefault="00000000" w:rsidRPr="00000000" w14:paraId="00000155">
      <w:pPr>
        <w:pStyle w:val="Subtitle"/>
        <w:jc w:val="left"/>
        <w:rPr/>
      </w:pPr>
      <w:bookmarkStart w:colFirst="0" w:colLast="0" w:name="_3ljlupegy4cl" w:id="20"/>
      <w:bookmarkEnd w:id="20"/>
      <w:r w:rsidDel="00000000" w:rsidR="00000000" w:rsidRPr="00000000">
        <w:rPr>
          <w:rtl w:val="0"/>
        </w:rPr>
        <w:t xml:space="preserve">Enumerar una lista, string, tupla:</w:t>
      </w:r>
    </w:p>
    <w:p w:rsidR="00000000" w:rsidDel="00000000" w:rsidP="00000000" w:rsidRDefault="00000000" w:rsidRPr="00000000" w14:paraId="00000156">
      <w:pPr>
        <w:ind w:left="0" w:firstLine="0"/>
        <w:jc w:val="left"/>
        <w:rPr>
          <w:b w:val="1"/>
        </w:rPr>
      </w:pPr>
      <w:r w:rsidDel="00000000" w:rsidR="00000000" w:rsidRPr="00000000">
        <w:rPr>
          <w:rtl w:val="0"/>
        </w:rPr>
        <w:t xml:space="preserve">&gt;&gt;&gt; </w:t>
      </w:r>
      <w:r w:rsidDel="00000000" w:rsidR="00000000" w:rsidRPr="00000000">
        <w:rPr>
          <w:b w:val="1"/>
          <w:rtl w:val="0"/>
        </w:rPr>
        <w:t xml:space="preserve">enumerate(‘pedro’)</w:t>
      </w:r>
    </w:p>
    <w:p w:rsidR="00000000" w:rsidDel="00000000" w:rsidP="00000000" w:rsidRDefault="00000000" w:rsidRPr="00000000" w14:paraId="00000157">
      <w:pPr>
        <w:ind w:left="0" w:firstLine="0"/>
        <w:jc w:val="left"/>
        <w:rPr/>
      </w:pPr>
      <w:r w:rsidDel="00000000" w:rsidR="00000000" w:rsidRPr="00000000">
        <w:rPr>
          <w:rtl w:val="0"/>
        </w:rPr>
        <w:t xml:space="preserve">0, p</w:t>
      </w:r>
    </w:p>
    <w:p w:rsidR="00000000" w:rsidDel="00000000" w:rsidP="00000000" w:rsidRDefault="00000000" w:rsidRPr="00000000" w14:paraId="00000158">
      <w:pPr>
        <w:ind w:left="0" w:firstLine="0"/>
        <w:jc w:val="left"/>
        <w:rPr/>
      </w:pPr>
      <w:r w:rsidDel="00000000" w:rsidR="00000000" w:rsidRPr="00000000">
        <w:rPr>
          <w:rtl w:val="0"/>
        </w:rPr>
        <w:t xml:space="preserve">1, e</w:t>
      </w:r>
    </w:p>
    <w:p w:rsidR="00000000" w:rsidDel="00000000" w:rsidP="00000000" w:rsidRDefault="00000000" w:rsidRPr="00000000" w14:paraId="00000159">
      <w:pPr>
        <w:ind w:left="0" w:firstLine="0"/>
        <w:jc w:val="left"/>
        <w:rPr/>
      </w:pPr>
      <w:r w:rsidDel="00000000" w:rsidR="00000000" w:rsidRPr="00000000">
        <w:rPr>
          <w:rtl w:val="0"/>
        </w:rPr>
        <w:t xml:space="preserve">…</w:t>
      </w:r>
    </w:p>
    <w:p w:rsidR="00000000" w:rsidDel="00000000" w:rsidP="00000000" w:rsidRDefault="00000000" w:rsidRPr="00000000" w14:paraId="0000015A">
      <w:pPr>
        <w:ind w:left="0" w:firstLine="0"/>
        <w:jc w:val="left"/>
        <w:rPr/>
      </w:pPr>
      <w:r w:rsidDel="00000000" w:rsidR="00000000" w:rsidRPr="00000000">
        <w:rPr>
          <w:rtl w:val="0"/>
        </w:rPr>
        <w:t xml:space="preserve">4, o</w:t>
      </w:r>
    </w:p>
    <w:p w:rsidR="00000000" w:rsidDel="00000000" w:rsidP="00000000" w:rsidRDefault="00000000" w:rsidRPr="00000000" w14:paraId="0000015B">
      <w:pPr>
        <w:ind w:left="0" w:firstLine="0"/>
        <w:jc w:val="left"/>
        <w:rPr>
          <w:b w:val="1"/>
        </w:rPr>
      </w:pPr>
      <w:r w:rsidDel="00000000" w:rsidR="00000000" w:rsidRPr="00000000">
        <w:rPr>
          <w:rtl w:val="0"/>
        </w:rPr>
        <w:t xml:space="preserve">&gt;&gt;&gt; </w:t>
      </w:r>
      <w:r w:rsidDel="00000000" w:rsidR="00000000" w:rsidRPr="00000000">
        <w:rPr>
          <w:b w:val="1"/>
          <w:rtl w:val="0"/>
        </w:rPr>
        <w:t xml:space="preserve">enumerate([1,2,3,4,5])</w:t>
      </w:r>
    </w:p>
    <w:p w:rsidR="00000000" w:rsidDel="00000000" w:rsidP="00000000" w:rsidRDefault="00000000" w:rsidRPr="00000000" w14:paraId="0000015C">
      <w:pPr>
        <w:ind w:left="0" w:firstLine="0"/>
        <w:jc w:val="left"/>
        <w:rPr/>
      </w:pPr>
      <w:r w:rsidDel="00000000" w:rsidR="00000000" w:rsidRPr="00000000">
        <w:rPr>
          <w:rtl w:val="0"/>
        </w:rPr>
        <w:t xml:space="preserve">0, 1</w:t>
      </w:r>
    </w:p>
    <w:p w:rsidR="00000000" w:rsidDel="00000000" w:rsidP="00000000" w:rsidRDefault="00000000" w:rsidRPr="00000000" w14:paraId="0000015D">
      <w:pPr>
        <w:ind w:left="0" w:firstLine="0"/>
        <w:jc w:val="left"/>
        <w:rPr/>
      </w:pPr>
      <w:r w:rsidDel="00000000" w:rsidR="00000000" w:rsidRPr="00000000">
        <w:rPr>
          <w:rtl w:val="0"/>
        </w:rPr>
        <w:t xml:space="preserve">1, 2</w:t>
      </w:r>
    </w:p>
    <w:p w:rsidR="00000000" w:rsidDel="00000000" w:rsidP="00000000" w:rsidRDefault="00000000" w:rsidRPr="00000000" w14:paraId="0000015E">
      <w:pPr>
        <w:ind w:left="0" w:firstLine="0"/>
        <w:jc w:val="left"/>
        <w:rPr/>
      </w:pPr>
      <w:r w:rsidDel="00000000" w:rsidR="00000000" w:rsidRPr="00000000">
        <w:rPr>
          <w:rtl w:val="0"/>
        </w:rPr>
        <w:t xml:space="preserve">…</w:t>
      </w:r>
    </w:p>
    <w:p w:rsidR="00000000" w:rsidDel="00000000" w:rsidP="00000000" w:rsidRDefault="00000000" w:rsidRPr="00000000" w14:paraId="0000015F">
      <w:pPr>
        <w:ind w:left="0" w:firstLine="0"/>
        <w:jc w:val="left"/>
        <w:rPr/>
      </w:pPr>
      <w:r w:rsidDel="00000000" w:rsidR="00000000" w:rsidRPr="00000000">
        <w:rPr>
          <w:rtl w:val="0"/>
        </w:rPr>
        <w:t xml:space="preserve">4, 5</w:t>
      </w:r>
    </w:p>
    <w:p w:rsidR="00000000" w:rsidDel="00000000" w:rsidP="00000000" w:rsidRDefault="00000000" w:rsidRPr="00000000" w14:paraId="00000160">
      <w:pPr>
        <w:ind w:left="0" w:firstLine="0"/>
        <w:jc w:val="left"/>
        <w:rPr/>
      </w:pPr>
      <w:r w:rsidDel="00000000" w:rsidR="00000000" w:rsidRPr="00000000">
        <w:rPr>
          <w:rtl w:val="0"/>
        </w:rPr>
      </w:r>
    </w:p>
    <w:p w:rsidR="00000000" w:rsidDel="00000000" w:rsidP="00000000" w:rsidRDefault="00000000" w:rsidRPr="00000000" w14:paraId="00000161">
      <w:pPr>
        <w:pStyle w:val="Subtitle"/>
        <w:jc w:val="left"/>
        <w:rPr/>
      </w:pPr>
      <w:bookmarkStart w:colFirst="0" w:colLast="0" w:name="_n3o6ggeju7wy" w:id="21"/>
      <w:bookmarkEnd w:id="21"/>
      <w:r w:rsidDel="00000000" w:rsidR="00000000" w:rsidRPr="00000000">
        <w:rPr>
          <w:rtl w:val="0"/>
        </w:rPr>
        <w:t xml:space="preserve">Sumar un conjunto:</w:t>
      </w:r>
    </w:p>
    <w:p w:rsidR="00000000" w:rsidDel="00000000" w:rsidP="00000000" w:rsidRDefault="00000000" w:rsidRPr="00000000" w14:paraId="00000162">
      <w:pPr>
        <w:ind w:left="0" w:firstLine="0"/>
        <w:jc w:val="left"/>
        <w:rPr/>
      </w:pPr>
      <w:r w:rsidDel="00000000" w:rsidR="00000000" w:rsidRPr="00000000">
        <w:rPr>
          <w:rtl w:val="0"/>
        </w:rPr>
        <w:t xml:space="preserve"> &gt;&gt;&gt; </w:t>
      </w:r>
      <w:r w:rsidDel="00000000" w:rsidR="00000000" w:rsidRPr="00000000">
        <w:rPr>
          <w:b w:val="1"/>
          <w:rtl w:val="0"/>
        </w:rPr>
        <w:t xml:space="preserve">sum([1, 2, 4])</w:t>
      </w:r>
      <w:r w:rsidDel="00000000" w:rsidR="00000000" w:rsidRPr="00000000">
        <w:rPr>
          <w:rtl w:val="0"/>
        </w:rPr>
        <w:t xml:space="preserve"> </w:t>
      </w:r>
    </w:p>
    <w:p w:rsidR="00000000" w:rsidDel="00000000" w:rsidP="00000000" w:rsidRDefault="00000000" w:rsidRPr="00000000" w14:paraId="00000163">
      <w:pPr>
        <w:ind w:left="0" w:firstLine="0"/>
        <w:jc w:val="left"/>
        <w:rPr/>
      </w:pPr>
      <w:r w:rsidDel="00000000" w:rsidR="00000000" w:rsidRPr="00000000">
        <w:rPr>
          <w:rtl w:val="0"/>
        </w:rPr>
        <w:t xml:space="preserve"> 7</w:t>
      </w:r>
    </w:p>
    <w:p w:rsidR="00000000" w:rsidDel="00000000" w:rsidP="00000000" w:rsidRDefault="00000000" w:rsidRPr="00000000" w14:paraId="00000164">
      <w:pPr>
        <w:pStyle w:val="Subtitle"/>
        <w:jc w:val="left"/>
        <w:rPr/>
      </w:pPr>
      <w:bookmarkStart w:colFirst="0" w:colLast="0" w:name="_ki1jc62t5lt0" w:id="22"/>
      <w:bookmarkEnd w:id="22"/>
      <w:r w:rsidDel="00000000" w:rsidR="00000000" w:rsidRPr="00000000">
        <w:rPr>
          <w:rtl w:val="0"/>
        </w:rPr>
      </w:r>
    </w:p>
    <w:p w:rsidR="00000000" w:rsidDel="00000000" w:rsidP="00000000" w:rsidRDefault="00000000" w:rsidRPr="00000000" w14:paraId="00000165">
      <w:pPr>
        <w:pStyle w:val="Subtitle"/>
        <w:jc w:val="left"/>
        <w:rPr/>
      </w:pPr>
      <w:bookmarkStart w:colFirst="0" w:colLast="0" w:name="_ki1jc62t5lt0" w:id="22"/>
      <w:bookmarkEnd w:id="22"/>
      <w:r w:rsidDel="00000000" w:rsidR="00000000" w:rsidRPr="00000000">
        <w:rPr>
          <w:rtl w:val="0"/>
        </w:rPr>
        <w:t xml:space="preserve">Organizar un conjunto:</w:t>
      </w:r>
    </w:p>
    <w:p w:rsidR="00000000" w:rsidDel="00000000" w:rsidP="00000000" w:rsidRDefault="00000000" w:rsidRPr="00000000" w14:paraId="00000166">
      <w:pPr>
        <w:ind w:left="0" w:firstLine="0"/>
        <w:jc w:val="left"/>
        <w:rPr/>
      </w:pPr>
      <w:r w:rsidDel="00000000" w:rsidR="00000000" w:rsidRPr="00000000">
        <w:rPr>
          <w:rtl w:val="0"/>
        </w:rPr>
        <w:t xml:space="preserve">&gt;&gt;&gt; </w:t>
      </w:r>
      <w:r w:rsidDel="00000000" w:rsidR="00000000" w:rsidRPr="00000000">
        <w:rPr>
          <w:b w:val="1"/>
          <w:rtl w:val="0"/>
        </w:rPr>
        <w:t xml:space="preserve">sorted([5, 2, 1])</w:t>
      </w:r>
      <w:r w:rsidDel="00000000" w:rsidR="00000000" w:rsidRPr="00000000">
        <w:rPr>
          <w:rtl w:val="0"/>
        </w:rPr>
        <w:t xml:space="preserve"> </w:t>
      </w:r>
    </w:p>
    <w:p w:rsidR="00000000" w:rsidDel="00000000" w:rsidP="00000000" w:rsidRDefault="00000000" w:rsidRPr="00000000" w14:paraId="00000167">
      <w:pPr>
        <w:ind w:left="0" w:firstLine="0"/>
        <w:jc w:val="left"/>
        <w:rPr/>
      </w:pPr>
      <w:r w:rsidDel="00000000" w:rsidR="00000000" w:rsidRPr="00000000">
        <w:rPr>
          <w:rtl w:val="0"/>
        </w:rPr>
        <w:t xml:space="preserve"> [1, 2, 5]</w:t>
      </w:r>
    </w:p>
    <w:p w:rsidR="00000000" w:rsidDel="00000000" w:rsidP="00000000" w:rsidRDefault="00000000" w:rsidRPr="00000000" w14:paraId="00000168">
      <w:pPr>
        <w:ind w:left="0" w:firstLine="0"/>
        <w:jc w:val="left"/>
        <w:rPr/>
      </w:pPr>
      <w:r w:rsidDel="00000000" w:rsidR="00000000" w:rsidRPr="00000000">
        <w:rPr>
          <w:rtl w:val="0"/>
        </w:rPr>
      </w:r>
    </w:p>
    <w:p w:rsidR="00000000" w:rsidDel="00000000" w:rsidP="00000000" w:rsidRDefault="00000000" w:rsidRPr="00000000" w14:paraId="00000169">
      <w:pPr>
        <w:pStyle w:val="Heading3"/>
        <w:jc w:val="left"/>
        <w:rPr/>
      </w:pPr>
      <w:bookmarkStart w:colFirst="0" w:colLast="0" w:name="_wrr2jnjjt03h" w:id="23"/>
      <w:bookmarkEnd w:id="23"/>
      <w:r w:rsidDel="00000000" w:rsidR="00000000" w:rsidRPr="00000000">
        <w:rPr>
          <w:rtl w:val="0"/>
        </w:rPr>
        <w:t xml:space="preserve">Conocer los comandos que le puedes aplicar a x tipo de datos:</w:t>
      </w:r>
    </w:p>
    <w:p w:rsidR="00000000" w:rsidDel="00000000" w:rsidP="00000000" w:rsidRDefault="00000000" w:rsidRPr="00000000" w14:paraId="0000016A">
      <w:pPr>
        <w:ind w:left="0" w:firstLine="0"/>
        <w:jc w:val="left"/>
        <w:rPr/>
      </w:pPr>
      <w:r w:rsidDel="00000000" w:rsidR="00000000" w:rsidRPr="00000000">
        <w:rPr>
          <w:rtl w:val="0"/>
        </w:rPr>
      </w:r>
    </w:p>
    <w:p w:rsidR="00000000" w:rsidDel="00000000" w:rsidP="00000000" w:rsidRDefault="00000000" w:rsidRPr="00000000" w14:paraId="0000016B">
      <w:pPr>
        <w:ind w:left="0" w:firstLine="0"/>
        <w:jc w:val="left"/>
        <w:rPr/>
      </w:pPr>
      <w:r w:rsidDel="00000000" w:rsidR="00000000" w:rsidRPr="00000000">
        <w:rPr>
          <w:rtl w:val="0"/>
        </w:rPr>
        <w:t xml:space="preserve"> &gt;&gt;&gt;Li = [5, 2, 1]</w:t>
      </w:r>
    </w:p>
    <w:p w:rsidR="00000000" w:rsidDel="00000000" w:rsidP="00000000" w:rsidRDefault="00000000" w:rsidRPr="00000000" w14:paraId="0000016C">
      <w:pPr>
        <w:ind w:left="0" w:firstLine="0"/>
        <w:jc w:val="left"/>
        <w:rPr/>
      </w:pPr>
      <w:r w:rsidDel="00000000" w:rsidR="00000000" w:rsidRPr="00000000">
        <w:rPr>
          <w:rtl w:val="0"/>
        </w:rPr>
        <w:t xml:space="preserve"> &gt;&gt;&gt;dir(Li)</w:t>
      </w:r>
    </w:p>
    <w:p w:rsidR="00000000" w:rsidDel="00000000" w:rsidP="00000000" w:rsidRDefault="00000000" w:rsidRPr="00000000" w14:paraId="0000016D">
      <w:pPr>
        <w:ind w:left="0" w:firstLine="0"/>
        <w:jc w:val="left"/>
        <w:rPr/>
      </w:pPr>
      <w:r w:rsidDel="00000000" w:rsidR="00000000" w:rsidRPr="00000000">
        <w:rPr>
          <w:rtl w:val="0"/>
        </w:rPr>
        <w:t xml:space="preserve"> &gt;&gt;&gt;['append', 'count', 'extend', 'index', 'insert', 'pop', 'remove', 'reverse', 'sort']</w:t>
      </w:r>
    </w:p>
    <w:p w:rsidR="00000000" w:rsidDel="00000000" w:rsidP="00000000" w:rsidRDefault="00000000" w:rsidRPr="00000000" w14:paraId="0000016E">
      <w:pPr>
        <w:ind w:left="0" w:firstLine="0"/>
        <w:jc w:val="left"/>
        <w:rPr/>
      </w:pPr>
      <w:r w:rsidDel="00000000" w:rsidR="00000000" w:rsidRPr="00000000">
        <w:rPr>
          <w:rtl w:val="0"/>
        </w:rPr>
        <w:t xml:space="preserve"> </w:t>
      </w:r>
    </w:p>
    <w:p w:rsidR="00000000" w:rsidDel="00000000" w:rsidP="00000000" w:rsidRDefault="00000000" w:rsidRPr="00000000" w14:paraId="0000016F">
      <w:pPr>
        <w:ind w:left="0" w:firstLine="0"/>
        <w:jc w:val="left"/>
        <w:rPr/>
      </w:pPr>
      <w:r w:rsidDel="00000000" w:rsidR="00000000" w:rsidRPr="00000000">
        <w:rPr>
          <w:rtl w:val="0"/>
        </w:rPr>
        <w:t xml:space="preserve">‘append’, ‘count’, ‘extend’, ‘index’, ‘insert’, ‘pop’, ‘remove’, ‘reverse’, ‘sort’ son posibles comandos que puedes aplicar a una lista.</w:t>
      </w:r>
    </w:p>
    <w:p w:rsidR="00000000" w:rsidDel="00000000" w:rsidP="00000000" w:rsidRDefault="00000000" w:rsidRPr="00000000" w14:paraId="00000170">
      <w:pPr>
        <w:ind w:left="0" w:firstLine="0"/>
        <w:jc w:val="left"/>
        <w:rPr/>
      </w:pPr>
      <w:r w:rsidDel="00000000" w:rsidR="00000000" w:rsidRPr="00000000">
        <w:rPr>
          <w:rtl w:val="0"/>
        </w:rPr>
      </w:r>
    </w:p>
    <w:p w:rsidR="00000000" w:rsidDel="00000000" w:rsidP="00000000" w:rsidRDefault="00000000" w:rsidRPr="00000000" w14:paraId="00000171">
      <w:pPr>
        <w:ind w:left="0" w:firstLine="0"/>
        <w:jc w:val="left"/>
        <w:rPr/>
      </w:pPr>
      <w:r w:rsidDel="00000000" w:rsidR="00000000" w:rsidRPr="00000000">
        <w:rPr>
          <w:rtl w:val="0"/>
        </w:rPr>
        <w:t xml:space="preserve">Información sobre una función o librería:</w:t>
      </w:r>
    </w:p>
    <w:p w:rsidR="00000000" w:rsidDel="00000000" w:rsidP="00000000" w:rsidRDefault="00000000" w:rsidRPr="00000000" w14:paraId="00000172">
      <w:pPr>
        <w:ind w:left="0" w:firstLine="0"/>
        <w:jc w:val="left"/>
        <w:rPr/>
      </w:pPr>
      <w:r w:rsidDel="00000000" w:rsidR="00000000" w:rsidRPr="00000000">
        <w:rPr>
          <w:rtl w:val="0"/>
        </w:rPr>
      </w:r>
    </w:p>
    <w:p w:rsidR="00000000" w:rsidDel="00000000" w:rsidP="00000000" w:rsidRDefault="00000000" w:rsidRPr="00000000" w14:paraId="00000173">
      <w:pPr>
        <w:ind w:left="0" w:firstLine="0"/>
        <w:jc w:val="left"/>
        <w:rPr/>
      </w:pPr>
      <w:r w:rsidDel="00000000" w:rsidR="00000000" w:rsidRPr="00000000">
        <w:rPr>
          <w:rtl w:val="0"/>
        </w:rPr>
        <w:t xml:space="preserve"> &gt;&gt;&gt; help(sorted) </w:t>
      </w:r>
    </w:p>
    <w:p w:rsidR="00000000" w:rsidDel="00000000" w:rsidP="00000000" w:rsidRDefault="00000000" w:rsidRPr="00000000" w14:paraId="00000174">
      <w:pPr>
        <w:ind w:left="0" w:firstLine="0"/>
        <w:jc w:val="left"/>
        <w:rPr/>
      </w:pPr>
      <w:r w:rsidDel="00000000" w:rsidR="00000000" w:rsidRPr="00000000">
        <w:rPr>
          <w:rtl w:val="0"/>
        </w:rPr>
        <w:t xml:space="preserve"> (Aparecerá la documentación de la función sorted)</w:t>
      </w:r>
    </w:p>
    <w:p w:rsidR="00000000" w:rsidDel="00000000" w:rsidP="00000000" w:rsidRDefault="00000000" w:rsidRPr="00000000" w14:paraId="00000175">
      <w:pPr>
        <w:ind w:left="0" w:firstLine="0"/>
        <w:jc w:val="left"/>
        <w:rPr/>
      </w:pPr>
      <w:r w:rsidDel="00000000" w:rsidR="00000000" w:rsidRPr="00000000">
        <w:rPr>
          <w:rtl w:val="0"/>
        </w:rPr>
      </w:r>
    </w:p>
    <w:p w:rsidR="00000000" w:rsidDel="00000000" w:rsidP="00000000" w:rsidRDefault="00000000" w:rsidRPr="00000000" w14:paraId="00000176">
      <w:pPr>
        <w:pStyle w:val="Heading2"/>
        <w:jc w:val="left"/>
        <w:rPr/>
      </w:pPr>
      <w:bookmarkStart w:colFirst="0" w:colLast="0" w:name="_rgwlpnvflkci" w:id="24"/>
      <w:bookmarkEnd w:id="24"/>
      <w:r w:rsidDel="00000000" w:rsidR="00000000" w:rsidRPr="00000000">
        <w:rPr>
          <w:rtl w:val="0"/>
        </w:rPr>
        <w:t xml:space="preserve">Clases</w:t>
      </w:r>
    </w:p>
    <w:p w:rsidR="00000000" w:rsidDel="00000000" w:rsidP="00000000" w:rsidRDefault="00000000" w:rsidRPr="00000000" w14:paraId="00000177">
      <w:pPr>
        <w:ind w:left="0" w:firstLine="0"/>
        <w:jc w:val="left"/>
        <w:rPr/>
      </w:pPr>
      <w:r w:rsidDel="00000000" w:rsidR="00000000" w:rsidRPr="00000000">
        <w:rPr>
          <w:rtl w:val="0"/>
        </w:rPr>
        <w:t xml:space="preserve">Clases es uno de los conceptos con más definiciones en la programación, pero en resumen sólo son la representación de un objeto. Para definir la clase usas class y el nombre. En caso de tener parámetros los pones entre paréntesis.</w:t>
      </w:r>
    </w:p>
    <w:p w:rsidR="00000000" w:rsidDel="00000000" w:rsidP="00000000" w:rsidRDefault="00000000" w:rsidRPr="00000000" w14:paraId="00000178">
      <w:pPr>
        <w:ind w:left="0" w:firstLine="0"/>
        <w:jc w:val="left"/>
        <w:rPr/>
      </w:pPr>
      <w:r w:rsidDel="00000000" w:rsidR="00000000" w:rsidRPr="00000000">
        <w:rPr>
          <w:rtl w:val="0"/>
        </w:rPr>
      </w:r>
    </w:p>
    <w:p w:rsidR="00000000" w:rsidDel="00000000" w:rsidP="00000000" w:rsidRDefault="00000000" w:rsidRPr="00000000" w14:paraId="00000179">
      <w:pPr>
        <w:ind w:left="0" w:firstLine="0"/>
        <w:jc w:val="left"/>
        <w:rPr/>
      </w:pPr>
      <w:r w:rsidDel="00000000" w:rsidR="00000000" w:rsidRPr="00000000">
        <w:rPr>
          <w:rtl w:val="0"/>
        </w:rPr>
        <w:t xml:space="preserve">Para crear un constructor haces una función dentro de la clase con el nombre init y de parámetros self (significa su clase misma), </w:t>
      </w:r>
      <w:r w:rsidDel="00000000" w:rsidR="00000000" w:rsidRPr="00000000">
        <w:rPr>
          <w:rtl w:val="0"/>
        </w:rPr>
        <w:t xml:space="preserve">nombre_r</w:t>
      </w:r>
      <w:r w:rsidDel="00000000" w:rsidR="00000000" w:rsidRPr="00000000">
        <w:rPr>
          <w:rtl w:val="0"/>
        </w:rPr>
        <w:t xml:space="preserve"> y </w:t>
      </w:r>
      <w:r w:rsidDel="00000000" w:rsidR="00000000" w:rsidRPr="00000000">
        <w:rPr>
          <w:rtl w:val="0"/>
        </w:rPr>
        <w:t xml:space="preserve">edad_r</w:t>
      </w:r>
      <w:r w:rsidDel="00000000" w:rsidR="00000000" w:rsidRPr="00000000">
        <w:rPr>
          <w:rtl w:val="0"/>
        </w:rPr>
        <w:t xml:space="preserve">:</w:t>
      </w:r>
    </w:p>
    <w:p w:rsidR="00000000" w:rsidDel="00000000" w:rsidP="00000000" w:rsidRDefault="00000000" w:rsidRPr="00000000" w14:paraId="0000017A">
      <w:pPr>
        <w:ind w:left="0" w:firstLine="0"/>
        <w:jc w:val="left"/>
        <w:rPr/>
      </w:pPr>
      <w:r w:rsidDel="00000000" w:rsidR="00000000" w:rsidRPr="00000000">
        <w:rPr>
          <w:rtl w:val="0"/>
        </w:rPr>
      </w:r>
    </w:p>
    <w:p w:rsidR="00000000" w:rsidDel="00000000" w:rsidP="00000000" w:rsidRDefault="00000000" w:rsidRPr="00000000" w14:paraId="0000017B">
      <w:pPr>
        <w:ind w:left="0" w:firstLine="0"/>
        <w:jc w:val="left"/>
        <w:rPr/>
      </w:pPr>
      <w:r w:rsidDel="00000000" w:rsidR="00000000" w:rsidRPr="00000000">
        <w:rPr>
          <w:rtl w:val="0"/>
        </w:rPr>
        <w:t xml:space="preserve"> &gt;&gt;&gt; class Estudiante(object): </w:t>
      </w:r>
    </w:p>
    <w:p w:rsidR="00000000" w:rsidDel="00000000" w:rsidP="00000000" w:rsidRDefault="00000000" w:rsidRPr="00000000" w14:paraId="0000017C">
      <w:pPr>
        <w:ind w:left="0" w:firstLine="0"/>
        <w:jc w:val="left"/>
        <w:rPr/>
      </w:pPr>
      <w:r w:rsidDel="00000000" w:rsidR="00000000" w:rsidRPr="00000000">
        <w:rPr>
          <w:rtl w:val="0"/>
        </w:rPr>
        <w:t xml:space="preserve"> ... </w:t>
        <w:tab/>
        <w:t xml:space="preserve">def __init__(self,nombre_r,edad_r): </w:t>
      </w:r>
    </w:p>
    <w:p w:rsidR="00000000" w:rsidDel="00000000" w:rsidP="00000000" w:rsidRDefault="00000000" w:rsidRPr="00000000" w14:paraId="0000017D">
      <w:pPr>
        <w:ind w:left="0" w:firstLine="0"/>
        <w:jc w:val="left"/>
        <w:rPr/>
      </w:pPr>
      <w:r w:rsidDel="00000000" w:rsidR="00000000" w:rsidRPr="00000000">
        <w:rPr>
          <w:rtl w:val="0"/>
        </w:rPr>
        <w:t xml:space="preserve"> ... </w:t>
        <w:tab/>
        <w:tab/>
        <w:t xml:space="preserve">self.nombre = </w:t>
      </w:r>
      <w:r w:rsidDel="00000000" w:rsidR="00000000" w:rsidRPr="00000000">
        <w:rPr>
          <w:rtl w:val="0"/>
        </w:rPr>
        <w:t xml:space="preserve">nombre_r</w:t>
      </w:r>
      <w:r w:rsidDel="00000000" w:rsidR="00000000" w:rsidRPr="00000000">
        <w:rPr>
          <w:rtl w:val="0"/>
        </w:rPr>
        <w:t xml:space="preserve"> </w:t>
      </w:r>
    </w:p>
    <w:p w:rsidR="00000000" w:rsidDel="00000000" w:rsidP="00000000" w:rsidRDefault="00000000" w:rsidRPr="00000000" w14:paraId="0000017E">
      <w:pPr>
        <w:ind w:left="0" w:firstLine="0"/>
        <w:jc w:val="left"/>
        <w:rPr/>
      </w:pPr>
      <w:r w:rsidDel="00000000" w:rsidR="00000000" w:rsidRPr="00000000">
        <w:rPr>
          <w:rtl w:val="0"/>
        </w:rPr>
        <w:t xml:space="preserve"> ... </w:t>
        <w:tab/>
        <w:tab/>
        <w:t xml:space="preserve">self.edad = </w:t>
      </w:r>
      <w:r w:rsidDel="00000000" w:rsidR="00000000" w:rsidRPr="00000000">
        <w:rPr>
          <w:rtl w:val="0"/>
        </w:rPr>
        <w:t xml:space="preserve">edad_r</w:t>
      </w:r>
      <w:r w:rsidDel="00000000" w:rsidR="00000000" w:rsidRPr="00000000">
        <w:rPr>
          <w:rtl w:val="0"/>
        </w:rPr>
        <w:t xml:space="preserve"> </w:t>
      </w:r>
    </w:p>
    <w:p w:rsidR="00000000" w:rsidDel="00000000" w:rsidP="00000000" w:rsidRDefault="00000000" w:rsidRPr="00000000" w14:paraId="0000017F">
      <w:pPr>
        <w:ind w:left="0" w:firstLine="0"/>
        <w:jc w:val="left"/>
        <w:rPr/>
      </w:pPr>
      <w:r w:rsidDel="00000000" w:rsidR="00000000" w:rsidRPr="00000000">
        <w:rPr>
          <w:rtl w:val="0"/>
        </w:rPr>
        <w:t xml:space="preserve"> ...</w:t>
      </w:r>
    </w:p>
    <w:p w:rsidR="00000000" w:rsidDel="00000000" w:rsidP="00000000" w:rsidRDefault="00000000" w:rsidRPr="00000000" w14:paraId="00000180">
      <w:pPr>
        <w:ind w:left="0" w:firstLine="0"/>
        <w:jc w:val="left"/>
        <w:rPr/>
      </w:pPr>
      <w:r w:rsidDel="00000000" w:rsidR="00000000" w:rsidRPr="00000000">
        <w:rPr>
          <w:rtl w:val="0"/>
        </w:rPr>
        <w:t xml:space="preserve"> ... </w:t>
        <w:tab/>
        <w:t xml:space="preserve">def </w:t>
      </w:r>
      <w:r w:rsidDel="00000000" w:rsidR="00000000" w:rsidRPr="00000000">
        <w:rPr>
          <w:rtl w:val="0"/>
        </w:rPr>
        <w:t xml:space="preserve">hola</w:t>
      </w:r>
      <w:r w:rsidDel="00000000" w:rsidR="00000000" w:rsidRPr="00000000">
        <w:rPr>
          <w:rtl w:val="0"/>
        </w:rPr>
        <w:t xml:space="preserve">(self): </w:t>
      </w:r>
    </w:p>
    <w:p w:rsidR="00000000" w:rsidDel="00000000" w:rsidP="00000000" w:rsidRDefault="00000000" w:rsidRPr="00000000" w14:paraId="00000181">
      <w:pPr>
        <w:ind w:left="0" w:firstLine="0"/>
        <w:jc w:val="left"/>
        <w:rPr/>
      </w:pPr>
      <w:r w:rsidDel="00000000" w:rsidR="00000000" w:rsidRPr="00000000">
        <w:rPr>
          <w:rtl w:val="0"/>
        </w:rPr>
        <w:t xml:space="preserve"> ... </w:t>
        <w:tab/>
        <w:tab/>
        <w:t xml:space="preserve">return "Mi nombre es %s y tengo %i" % (self.nombre, self.edad) </w:t>
      </w:r>
    </w:p>
    <w:p w:rsidR="00000000" w:rsidDel="00000000" w:rsidP="00000000" w:rsidRDefault="00000000" w:rsidRPr="00000000" w14:paraId="00000182">
      <w:pPr>
        <w:ind w:left="0" w:firstLine="0"/>
        <w:jc w:val="left"/>
        <w:rPr/>
      </w:pPr>
      <w:r w:rsidDel="00000000" w:rsidR="00000000" w:rsidRPr="00000000">
        <w:rPr>
          <w:rtl w:val="0"/>
        </w:rPr>
        <w:t xml:space="preserve"> ... </w:t>
      </w:r>
    </w:p>
    <w:p w:rsidR="00000000" w:rsidDel="00000000" w:rsidP="00000000" w:rsidRDefault="00000000" w:rsidRPr="00000000" w14:paraId="00000183">
      <w:pPr>
        <w:ind w:left="0" w:firstLine="0"/>
        <w:jc w:val="left"/>
        <w:rPr/>
      </w:pPr>
      <w:r w:rsidDel="00000000" w:rsidR="00000000" w:rsidRPr="00000000">
        <w:rPr>
          <w:rtl w:val="0"/>
        </w:rPr>
        <w:t xml:space="preserve"> &gt;&gt;&gt; </w:t>
      </w:r>
      <w:r w:rsidDel="00000000" w:rsidR="00000000" w:rsidRPr="00000000">
        <w:rPr>
          <w:rtl w:val="0"/>
        </w:rPr>
        <w:t xml:space="preserve">e</w:t>
      </w:r>
      <w:r w:rsidDel="00000000" w:rsidR="00000000" w:rsidRPr="00000000">
        <w:rPr>
          <w:rtl w:val="0"/>
        </w:rPr>
        <w:t xml:space="preserve"> = Estudiante(“Arturo”, 21) </w:t>
      </w:r>
    </w:p>
    <w:p w:rsidR="00000000" w:rsidDel="00000000" w:rsidP="00000000" w:rsidRDefault="00000000" w:rsidRPr="00000000" w14:paraId="00000184">
      <w:pPr>
        <w:ind w:left="0" w:firstLine="0"/>
        <w:jc w:val="left"/>
        <w:rPr/>
      </w:pPr>
      <w:r w:rsidDel="00000000" w:rsidR="00000000" w:rsidRPr="00000000">
        <w:rPr>
          <w:rtl w:val="0"/>
        </w:rPr>
        <w:t xml:space="preserve"> &gt;&gt;&gt; print e.hola() </w:t>
      </w:r>
    </w:p>
    <w:p w:rsidR="00000000" w:rsidDel="00000000" w:rsidP="00000000" w:rsidRDefault="00000000" w:rsidRPr="00000000" w14:paraId="00000185">
      <w:pPr>
        <w:ind w:left="0" w:firstLine="0"/>
        <w:jc w:val="left"/>
        <w:rPr/>
      </w:pPr>
      <w:r w:rsidDel="00000000" w:rsidR="00000000" w:rsidRPr="00000000">
        <w:rPr>
          <w:rtl w:val="0"/>
        </w:rPr>
        <w:t xml:space="preserve"> Mi nombre es Arturo y tengo 21</w:t>
      </w:r>
    </w:p>
    <w:p w:rsidR="00000000" w:rsidDel="00000000" w:rsidP="00000000" w:rsidRDefault="00000000" w:rsidRPr="00000000" w14:paraId="00000186">
      <w:pPr>
        <w:ind w:left="0" w:firstLine="0"/>
        <w:jc w:val="left"/>
        <w:rPr/>
      </w:pPr>
      <w:r w:rsidDel="00000000" w:rsidR="00000000" w:rsidRPr="00000000">
        <w:rPr>
          <w:rtl w:val="0"/>
        </w:rPr>
        <w:t xml:space="preserve">Lo que hicimos en las dos últimas líneas fue:</w:t>
      </w:r>
    </w:p>
    <w:p w:rsidR="00000000" w:rsidDel="00000000" w:rsidP="00000000" w:rsidRDefault="00000000" w:rsidRPr="00000000" w14:paraId="00000187">
      <w:pPr>
        <w:ind w:left="0" w:firstLine="0"/>
        <w:jc w:val="left"/>
        <w:rPr/>
      </w:pPr>
      <w:r w:rsidDel="00000000" w:rsidR="00000000" w:rsidRPr="00000000">
        <w:rPr>
          <w:rtl w:val="0"/>
        </w:rPr>
      </w:r>
    </w:p>
    <w:p w:rsidR="00000000" w:rsidDel="00000000" w:rsidP="00000000" w:rsidRDefault="00000000" w:rsidRPr="00000000" w14:paraId="00000188">
      <w:pPr>
        <w:ind w:left="0" w:firstLine="0"/>
        <w:jc w:val="left"/>
        <w:rPr/>
      </w:pPr>
      <w:r w:rsidDel="00000000" w:rsidR="00000000" w:rsidRPr="00000000">
        <w:rPr>
          <w:rtl w:val="0"/>
        </w:rPr>
        <w:t xml:space="preserve">1. En la variable e llamamos la clase Estudiante y le pasamos la cadena “Arturo” y el entero 21.</w:t>
      </w:r>
    </w:p>
    <w:p w:rsidR="00000000" w:rsidDel="00000000" w:rsidP="00000000" w:rsidRDefault="00000000" w:rsidRPr="00000000" w14:paraId="00000189">
      <w:pPr>
        <w:ind w:left="0" w:firstLine="0"/>
        <w:jc w:val="left"/>
        <w:rPr/>
      </w:pPr>
      <w:r w:rsidDel="00000000" w:rsidR="00000000" w:rsidRPr="00000000">
        <w:rPr>
          <w:rtl w:val="0"/>
        </w:rPr>
      </w:r>
    </w:p>
    <w:p w:rsidR="00000000" w:rsidDel="00000000" w:rsidP="00000000" w:rsidRDefault="00000000" w:rsidRPr="00000000" w14:paraId="0000018A">
      <w:pPr>
        <w:ind w:left="0" w:firstLine="0"/>
        <w:jc w:val="left"/>
        <w:rPr/>
      </w:pPr>
      <w:r w:rsidDel="00000000" w:rsidR="00000000" w:rsidRPr="00000000">
        <w:rPr>
          <w:rtl w:val="0"/>
        </w:rPr>
        <w:t xml:space="preserve">2. Imprimimos la función hola() dentro de la variable e (a la que anteriormente habíamos pasado la clase).</w:t>
      </w:r>
    </w:p>
    <w:p w:rsidR="00000000" w:rsidDel="00000000" w:rsidP="00000000" w:rsidRDefault="00000000" w:rsidRPr="00000000" w14:paraId="0000018B">
      <w:pPr>
        <w:ind w:left="0" w:firstLine="0"/>
        <w:jc w:val="left"/>
        <w:rPr/>
      </w:pPr>
      <w:r w:rsidDel="00000000" w:rsidR="00000000" w:rsidRPr="00000000">
        <w:rPr>
          <w:rtl w:val="0"/>
        </w:rPr>
      </w:r>
    </w:p>
    <w:p w:rsidR="00000000" w:rsidDel="00000000" w:rsidP="00000000" w:rsidRDefault="00000000" w:rsidRPr="00000000" w14:paraId="0000018C">
      <w:pPr>
        <w:ind w:left="0" w:firstLine="0"/>
        <w:jc w:val="left"/>
        <w:rPr/>
      </w:pPr>
      <w:r w:rsidDel="00000000" w:rsidR="00000000" w:rsidRPr="00000000">
        <w:rPr>
          <w:rtl w:val="0"/>
        </w:rPr>
        <w:t xml:space="preserve">Y por eso se imprime la cadena “Mi nombre es Arturo y tengo 21”</w:t>
      </w:r>
    </w:p>
    <w:p w:rsidR="00000000" w:rsidDel="00000000" w:rsidP="00000000" w:rsidRDefault="00000000" w:rsidRPr="00000000" w14:paraId="0000018D">
      <w:pPr>
        <w:ind w:left="0" w:firstLine="0"/>
        <w:jc w:val="left"/>
        <w:rPr/>
      </w:pPr>
      <w:r w:rsidDel="00000000" w:rsidR="00000000" w:rsidRPr="00000000">
        <w:rPr>
          <w:rtl w:val="0"/>
        </w:rPr>
      </w:r>
    </w:p>
    <w:p w:rsidR="00000000" w:rsidDel="00000000" w:rsidP="00000000" w:rsidRDefault="00000000" w:rsidRPr="00000000" w14:paraId="0000018E">
      <w:pPr>
        <w:pStyle w:val="Heading2"/>
        <w:jc w:val="left"/>
        <w:rPr/>
      </w:pPr>
      <w:bookmarkStart w:colFirst="0" w:colLast="0" w:name="_m63exmab4yyx" w:id="25"/>
      <w:bookmarkEnd w:id="25"/>
      <w:r w:rsidDel="00000000" w:rsidR="00000000" w:rsidRPr="00000000">
        <w:rPr>
          <w:rtl w:val="0"/>
        </w:rPr>
        <w:t xml:space="preserve">Métodos especiales</w:t>
      </w:r>
    </w:p>
    <w:p w:rsidR="00000000" w:rsidDel="00000000" w:rsidP="00000000" w:rsidRDefault="00000000" w:rsidRPr="00000000" w14:paraId="0000018F">
      <w:pPr>
        <w:ind w:left="0" w:firstLine="0"/>
        <w:jc w:val="left"/>
        <w:rPr/>
      </w:pPr>
      <w:r w:rsidDel="00000000" w:rsidR="00000000" w:rsidRPr="00000000">
        <w:rPr>
          <w:rtl w:val="0"/>
        </w:rPr>
        <w:t xml:space="preserve">cmp(a,b)</w:t>
      </w:r>
    </w:p>
    <w:p w:rsidR="00000000" w:rsidDel="00000000" w:rsidP="00000000" w:rsidRDefault="00000000" w:rsidRPr="00000000" w14:paraId="00000190">
      <w:pPr>
        <w:ind w:left="0" w:firstLine="0"/>
        <w:jc w:val="left"/>
        <w:rPr/>
      </w:pPr>
      <w:r w:rsidDel="00000000" w:rsidR="00000000" w:rsidRPr="00000000">
        <w:rPr>
          <w:rtl w:val="0"/>
        </w:rPr>
        <w:t xml:space="preserve">Método llamado cuando utilizas los operadores de comparación para comprobar si tu objeto es menor, mayor o igual al objeto pasado como parámetro.</w:t>
      </w:r>
    </w:p>
    <w:p w:rsidR="00000000" w:rsidDel="00000000" w:rsidP="00000000" w:rsidRDefault="00000000" w:rsidRPr="00000000" w14:paraId="00000191">
      <w:pPr>
        <w:ind w:left="0" w:firstLine="0"/>
        <w:jc w:val="left"/>
        <w:rPr/>
      </w:pPr>
      <w:r w:rsidDel="00000000" w:rsidR="00000000" w:rsidRPr="00000000">
        <w:rPr>
          <w:rtl w:val="0"/>
        </w:rPr>
        <w:t xml:space="preserve">Returns:</w:t>
      </w:r>
    </w:p>
    <w:p w:rsidR="00000000" w:rsidDel="00000000" w:rsidP="00000000" w:rsidRDefault="00000000" w:rsidRPr="00000000" w14:paraId="00000192">
      <w:pPr>
        <w:ind w:left="0" w:firstLine="0"/>
        <w:jc w:val="left"/>
        <w:rPr/>
      </w:pPr>
      <w:r w:rsidDel="00000000" w:rsidR="00000000" w:rsidRPr="00000000">
        <w:rPr>
          <w:rtl w:val="0"/>
        </w:rPr>
        <w:t xml:space="preserve">-1 if a&lt;b</w:t>
      </w:r>
    </w:p>
    <w:p w:rsidR="00000000" w:rsidDel="00000000" w:rsidP="00000000" w:rsidRDefault="00000000" w:rsidRPr="00000000" w14:paraId="00000193">
      <w:pPr>
        <w:ind w:left="0" w:firstLine="0"/>
        <w:jc w:val="left"/>
        <w:rPr/>
      </w:pPr>
      <w:r w:rsidDel="00000000" w:rsidR="00000000" w:rsidRPr="00000000">
        <w:rPr>
          <w:rtl w:val="0"/>
        </w:rPr>
        <w:t xml:space="preserve">0 if a=b</w:t>
      </w:r>
    </w:p>
    <w:p w:rsidR="00000000" w:rsidDel="00000000" w:rsidP="00000000" w:rsidRDefault="00000000" w:rsidRPr="00000000" w14:paraId="00000194">
      <w:pPr>
        <w:ind w:left="0" w:firstLine="0"/>
        <w:jc w:val="left"/>
        <w:rPr/>
      </w:pPr>
      <w:r w:rsidDel="00000000" w:rsidR="00000000" w:rsidRPr="00000000">
        <w:rPr>
          <w:rtl w:val="0"/>
        </w:rPr>
        <w:t xml:space="preserve">1 if a&gt;b</w:t>
      </w:r>
    </w:p>
    <w:p w:rsidR="00000000" w:rsidDel="00000000" w:rsidP="00000000" w:rsidRDefault="00000000" w:rsidRPr="00000000" w14:paraId="00000195">
      <w:pPr>
        <w:ind w:left="0" w:firstLine="0"/>
        <w:jc w:val="left"/>
        <w:rPr/>
      </w:pPr>
      <w:r w:rsidDel="00000000" w:rsidR="00000000" w:rsidRPr="00000000">
        <w:rPr>
          <w:rtl w:val="0"/>
        </w:rPr>
      </w:r>
    </w:p>
    <w:p w:rsidR="00000000" w:rsidDel="00000000" w:rsidP="00000000" w:rsidRDefault="00000000" w:rsidRPr="00000000" w14:paraId="00000196">
      <w:pPr>
        <w:ind w:left="0" w:firstLine="0"/>
        <w:jc w:val="left"/>
        <w:rPr/>
      </w:pPr>
      <w:r w:rsidDel="00000000" w:rsidR="00000000" w:rsidRPr="00000000">
        <w:rPr>
          <w:rtl w:val="0"/>
        </w:rPr>
        <w:t xml:space="preserve">len(self)</w:t>
      </w:r>
    </w:p>
    <w:p w:rsidR="00000000" w:rsidDel="00000000" w:rsidP="00000000" w:rsidRDefault="00000000" w:rsidRPr="00000000" w14:paraId="00000197">
      <w:pPr>
        <w:ind w:left="0" w:firstLine="0"/>
        <w:jc w:val="left"/>
        <w:rPr/>
      </w:pPr>
      <w:r w:rsidDel="00000000" w:rsidR="00000000" w:rsidRPr="00000000">
        <w:rPr>
          <w:rtl w:val="0"/>
        </w:rPr>
        <w:t xml:space="preserve">Método llamado para comprobar la longitud del objeto. Lo usas, por ejemplo, cuando llamas la función len(obj) sobre nuestro código. Como es de suponer el método te debe devolver la longitud del objeto.</w:t>
      </w:r>
    </w:p>
    <w:p w:rsidR="00000000" w:rsidDel="00000000" w:rsidP="00000000" w:rsidRDefault="00000000" w:rsidRPr="00000000" w14:paraId="00000198">
      <w:pPr>
        <w:ind w:left="0" w:firstLine="0"/>
        <w:jc w:val="left"/>
        <w:rPr/>
      </w:pPr>
      <w:r w:rsidDel="00000000" w:rsidR="00000000" w:rsidRPr="00000000">
        <w:rPr>
          <w:rtl w:val="0"/>
        </w:rPr>
        <w:t xml:space="preserve">platzi length is 6</w:t>
      </w:r>
    </w:p>
    <w:p w:rsidR="00000000" w:rsidDel="00000000" w:rsidP="00000000" w:rsidRDefault="00000000" w:rsidRPr="00000000" w14:paraId="00000199">
      <w:pPr>
        <w:ind w:left="0" w:firstLine="0"/>
        <w:jc w:val="left"/>
        <w:rPr/>
      </w:pPr>
      <w:r w:rsidDel="00000000" w:rsidR="00000000" w:rsidRPr="00000000">
        <w:rPr>
          <w:rtl w:val="0"/>
        </w:rPr>
        <w:t xml:space="preserve">[1, 2, 3] length is 3</w:t>
      </w:r>
    </w:p>
    <w:p w:rsidR="00000000" w:rsidDel="00000000" w:rsidP="00000000" w:rsidRDefault="00000000" w:rsidRPr="00000000" w14:paraId="0000019A">
      <w:pPr>
        <w:ind w:left="0" w:firstLine="0"/>
        <w:jc w:val="left"/>
        <w:rPr/>
      </w:pPr>
      <w:r w:rsidDel="00000000" w:rsidR="00000000" w:rsidRPr="00000000">
        <w:rPr>
          <w:rtl w:val="0"/>
        </w:rPr>
        <w:t xml:space="preserve">(1, 2, 3) length is 3</w:t>
      </w:r>
    </w:p>
    <w:p w:rsidR="00000000" w:rsidDel="00000000" w:rsidP="00000000" w:rsidRDefault="00000000" w:rsidRPr="00000000" w14:paraId="0000019B">
      <w:pPr>
        <w:ind w:left="0" w:firstLine="0"/>
        <w:jc w:val="left"/>
        <w:rPr/>
      </w:pPr>
      <w:r w:rsidDel="00000000" w:rsidR="00000000" w:rsidRPr="00000000">
        <w:rPr>
          <w:rtl w:val="0"/>
        </w:rPr>
        <w:t xml:space="preserve">Length of range(1, 10) is 9</w:t>
      </w:r>
    </w:p>
    <w:p w:rsidR="00000000" w:rsidDel="00000000" w:rsidP="00000000" w:rsidRDefault="00000000" w:rsidRPr="00000000" w14:paraId="0000019C">
      <w:pPr>
        <w:ind w:left="0" w:firstLine="0"/>
        <w:jc w:val="left"/>
        <w:rPr/>
      </w:pPr>
      <w:r w:rsidDel="00000000" w:rsidR="00000000" w:rsidRPr="00000000">
        <w:rPr>
          <w:rtl w:val="0"/>
        </w:rPr>
      </w:r>
    </w:p>
    <w:p w:rsidR="00000000" w:rsidDel="00000000" w:rsidP="00000000" w:rsidRDefault="00000000" w:rsidRPr="00000000" w14:paraId="0000019D">
      <w:pPr>
        <w:ind w:left="0" w:firstLine="0"/>
        <w:jc w:val="left"/>
        <w:rPr/>
      </w:pPr>
      <w:r w:rsidDel="00000000" w:rsidR="00000000" w:rsidRPr="00000000">
        <w:rPr>
          <w:rtl w:val="0"/>
        </w:rPr>
        <w:t xml:space="preserve">init(self,otro)</w:t>
      </w:r>
    </w:p>
    <w:p w:rsidR="00000000" w:rsidDel="00000000" w:rsidP="00000000" w:rsidRDefault="00000000" w:rsidRPr="00000000" w14:paraId="0000019E">
      <w:pPr>
        <w:ind w:left="0" w:firstLine="0"/>
        <w:jc w:val="left"/>
        <w:rPr/>
      </w:pPr>
      <w:r w:rsidDel="00000000" w:rsidR="00000000" w:rsidRPr="00000000">
        <w:rPr>
          <w:rtl w:val="0"/>
        </w:rPr>
        <w:t xml:space="preserve">Es un constructor de nuestra clase, es decir, es un “método especial” que es llamado automáticamente cuando creas un objeto.</w:t>
      </w:r>
    </w:p>
    <w:p w:rsidR="00000000" w:rsidDel="00000000" w:rsidP="00000000" w:rsidRDefault="00000000" w:rsidRPr="00000000" w14:paraId="0000019F">
      <w:pPr>
        <w:ind w:left="0" w:firstLine="0"/>
        <w:jc w:val="left"/>
        <w:rPr/>
      </w:pPr>
      <w:r w:rsidDel="00000000" w:rsidR="00000000" w:rsidRPr="00000000">
        <w:rPr>
          <w:rtl w:val="0"/>
        </w:rPr>
      </w:r>
    </w:p>
    <w:p w:rsidR="00000000" w:rsidDel="00000000" w:rsidP="00000000" w:rsidRDefault="00000000" w:rsidRPr="00000000" w14:paraId="000001A0">
      <w:pPr>
        <w:pStyle w:val="Heading2"/>
        <w:jc w:val="left"/>
        <w:rPr/>
      </w:pPr>
      <w:bookmarkStart w:colFirst="0" w:colLast="0" w:name="_c05sin3q4349" w:id="26"/>
      <w:bookmarkEnd w:id="26"/>
      <w:r w:rsidDel="00000000" w:rsidR="00000000" w:rsidRPr="00000000">
        <w:rPr>
          <w:rtl w:val="0"/>
        </w:rPr>
        <w:t xml:space="preserve">Condicionales IF</w:t>
      </w:r>
    </w:p>
    <w:p w:rsidR="00000000" w:rsidDel="00000000" w:rsidP="00000000" w:rsidRDefault="00000000" w:rsidRPr="00000000" w14:paraId="000001A1">
      <w:pPr>
        <w:ind w:left="0" w:firstLine="0"/>
        <w:jc w:val="left"/>
        <w:rPr/>
      </w:pPr>
      <w:r w:rsidDel="00000000" w:rsidR="00000000" w:rsidRPr="00000000">
        <w:rPr>
          <w:rtl w:val="0"/>
        </w:rPr>
        <w:t xml:space="preserve">Los condicionales tienen la siguiente estructura. Ten en cuenta que lo que contiene los paréntesis es la comparación que debe cumplir para que los elementos se cumplan.</w:t>
      </w:r>
    </w:p>
    <w:p w:rsidR="00000000" w:rsidDel="00000000" w:rsidP="00000000" w:rsidRDefault="00000000" w:rsidRPr="00000000" w14:paraId="000001A2">
      <w:pPr>
        <w:ind w:left="0" w:firstLine="0"/>
        <w:jc w:val="left"/>
        <w:rPr/>
      </w:pPr>
      <w:r w:rsidDel="00000000" w:rsidR="00000000" w:rsidRPr="00000000">
        <w:rPr>
          <w:rtl w:val="0"/>
        </w:rPr>
      </w:r>
    </w:p>
    <w:p w:rsidR="00000000" w:rsidDel="00000000" w:rsidP="00000000" w:rsidRDefault="00000000" w:rsidRPr="00000000" w14:paraId="000001A3">
      <w:pPr>
        <w:ind w:left="0" w:firstLine="0"/>
        <w:jc w:val="left"/>
        <w:rPr/>
      </w:pPr>
      <w:r w:rsidDel="00000000" w:rsidR="00000000" w:rsidRPr="00000000">
        <w:rPr>
          <w:rtl w:val="0"/>
        </w:rPr>
        <w:t xml:space="preserve"> if  a &gt; b :</w:t>
      </w:r>
    </w:p>
    <w:p w:rsidR="00000000" w:rsidDel="00000000" w:rsidP="00000000" w:rsidRDefault="00000000" w:rsidRPr="00000000" w14:paraId="000001A4">
      <w:pPr>
        <w:ind w:left="0" w:firstLine="0"/>
        <w:jc w:val="left"/>
        <w:rPr/>
      </w:pPr>
      <w:r w:rsidDel="00000000" w:rsidR="00000000" w:rsidRPr="00000000">
        <w:rPr>
          <w:rtl w:val="0"/>
        </w:rPr>
        <w:t xml:space="preserve"> </w:t>
        <w:tab/>
        <w:t xml:space="preserve">elementos </w:t>
      </w:r>
    </w:p>
    <w:p w:rsidR="00000000" w:rsidDel="00000000" w:rsidP="00000000" w:rsidRDefault="00000000" w:rsidRPr="00000000" w14:paraId="000001A5">
      <w:pPr>
        <w:ind w:left="0" w:firstLine="0"/>
        <w:jc w:val="left"/>
        <w:rPr/>
      </w:pPr>
      <w:r w:rsidDel="00000000" w:rsidR="00000000" w:rsidRPr="00000000">
        <w:rPr>
          <w:rtl w:val="0"/>
        </w:rPr>
        <w:t xml:space="preserve"> elif  a == b : </w:t>
      </w:r>
    </w:p>
    <w:p w:rsidR="00000000" w:rsidDel="00000000" w:rsidP="00000000" w:rsidRDefault="00000000" w:rsidRPr="00000000" w14:paraId="000001A6">
      <w:pPr>
        <w:ind w:left="0" w:firstLine="0"/>
        <w:jc w:val="left"/>
        <w:rPr/>
      </w:pPr>
      <w:r w:rsidDel="00000000" w:rsidR="00000000" w:rsidRPr="00000000">
        <w:rPr>
          <w:rtl w:val="0"/>
        </w:rPr>
        <w:t xml:space="preserve"> </w:t>
        <w:tab/>
        <w:t xml:space="preserve">elementos </w:t>
      </w:r>
    </w:p>
    <w:p w:rsidR="00000000" w:rsidDel="00000000" w:rsidP="00000000" w:rsidRDefault="00000000" w:rsidRPr="00000000" w14:paraId="000001A7">
      <w:pPr>
        <w:ind w:left="0" w:firstLine="0"/>
        <w:jc w:val="left"/>
        <w:rPr/>
      </w:pPr>
      <w:r w:rsidDel="00000000" w:rsidR="00000000" w:rsidRPr="00000000">
        <w:rPr>
          <w:rtl w:val="0"/>
        </w:rPr>
        <w:t xml:space="preserve"> else:</w:t>
      </w:r>
    </w:p>
    <w:p w:rsidR="00000000" w:rsidDel="00000000" w:rsidP="00000000" w:rsidRDefault="00000000" w:rsidRPr="00000000" w14:paraId="000001A8">
      <w:pPr>
        <w:ind w:left="0" w:firstLine="0"/>
        <w:jc w:val="left"/>
        <w:rPr/>
      </w:pPr>
      <w:r w:rsidDel="00000000" w:rsidR="00000000" w:rsidRPr="00000000">
        <w:rPr>
          <w:rtl w:val="0"/>
        </w:rPr>
        <w:t xml:space="preserve"> </w:t>
        <w:tab/>
        <w:t xml:space="preserve">elementos</w:t>
      </w:r>
    </w:p>
    <w:p w:rsidR="00000000" w:rsidDel="00000000" w:rsidP="00000000" w:rsidRDefault="00000000" w:rsidRPr="00000000" w14:paraId="000001A9">
      <w:pPr>
        <w:pStyle w:val="Heading2"/>
        <w:jc w:val="left"/>
        <w:rPr/>
      </w:pPr>
      <w:bookmarkStart w:colFirst="0" w:colLast="0" w:name="_s4comxog7zwa" w:id="27"/>
      <w:bookmarkEnd w:id="27"/>
      <w:r w:rsidDel="00000000" w:rsidR="00000000" w:rsidRPr="00000000">
        <w:rPr>
          <w:rtl w:val="0"/>
        </w:rPr>
        <w:t xml:space="preserve">Bucle FOR</w:t>
      </w:r>
    </w:p>
    <w:p w:rsidR="00000000" w:rsidDel="00000000" w:rsidP="00000000" w:rsidRDefault="00000000" w:rsidRPr="00000000" w14:paraId="000001AA">
      <w:pPr>
        <w:ind w:left="0" w:firstLine="0"/>
        <w:jc w:val="left"/>
        <w:rPr/>
      </w:pPr>
      <w:r w:rsidDel="00000000" w:rsidR="00000000" w:rsidRPr="00000000">
        <w:rPr>
          <w:rtl w:val="0"/>
        </w:rPr>
        <w:t xml:space="preserve">El bucle de for lo puedes usar de la siguiente forma: recorres una cadena o lista a la cual va a tomar el elemento en cuestión con la siguiente estructura:</w:t>
      </w:r>
    </w:p>
    <w:p w:rsidR="00000000" w:rsidDel="00000000" w:rsidP="00000000" w:rsidRDefault="00000000" w:rsidRPr="00000000" w14:paraId="000001AB">
      <w:pPr>
        <w:ind w:left="0" w:firstLine="0"/>
        <w:jc w:val="left"/>
        <w:rPr/>
      </w:pPr>
      <w:r w:rsidDel="00000000" w:rsidR="00000000" w:rsidRPr="00000000">
        <w:rPr>
          <w:rtl w:val="0"/>
        </w:rPr>
      </w:r>
    </w:p>
    <w:p w:rsidR="00000000" w:rsidDel="00000000" w:rsidP="00000000" w:rsidRDefault="00000000" w:rsidRPr="00000000" w14:paraId="000001AC">
      <w:pPr>
        <w:ind w:left="0" w:firstLine="0"/>
        <w:jc w:val="left"/>
        <w:rPr/>
      </w:pPr>
      <w:r w:rsidDel="00000000" w:rsidR="00000000" w:rsidRPr="00000000">
        <w:rPr>
          <w:rtl w:val="0"/>
        </w:rPr>
        <w:t xml:space="preserve"> for i in ____:</w:t>
      </w:r>
    </w:p>
    <w:p w:rsidR="00000000" w:rsidDel="00000000" w:rsidP="00000000" w:rsidRDefault="00000000" w:rsidRPr="00000000" w14:paraId="000001AD">
      <w:pPr>
        <w:ind w:left="0" w:firstLine="0"/>
        <w:jc w:val="left"/>
        <w:rPr/>
      </w:pPr>
      <w:r w:rsidDel="00000000" w:rsidR="00000000" w:rsidRPr="00000000">
        <w:rPr>
          <w:rtl w:val="0"/>
        </w:rPr>
        <w:t xml:space="preserve"> </w:t>
        <w:tab/>
        <w:t xml:space="preserve">elementos</w:t>
      </w:r>
    </w:p>
    <w:p w:rsidR="00000000" w:rsidDel="00000000" w:rsidP="00000000" w:rsidRDefault="00000000" w:rsidRPr="00000000" w14:paraId="000001AE">
      <w:pPr>
        <w:ind w:left="0" w:firstLine="0"/>
        <w:jc w:val="left"/>
        <w:rPr/>
      </w:pPr>
      <w:r w:rsidDel="00000000" w:rsidR="00000000" w:rsidRPr="00000000">
        <w:rPr>
          <w:rtl w:val="0"/>
        </w:rPr>
        <w:t xml:space="preserve">Ejemplo:</w:t>
      </w:r>
    </w:p>
    <w:p w:rsidR="00000000" w:rsidDel="00000000" w:rsidP="00000000" w:rsidRDefault="00000000" w:rsidRPr="00000000" w14:paraId="000001AF">
      <w:pPr>
        <w:ind w:left="0" w:firstLine="0"/>
        <w:jc w:val="left"/>
        <w:rPr/>
      </w:pPr>
      <w:r w:rsidDel="00000000" w:rsidR="00000000" w:rsidRPr="00000000">
        <w:rPr>
          <w:rtl w:val="0"/>
        </w:rPr>
      </w:r>
    </w:p>
    <w:p w:rsidR="00000000" w:rsidDel="00000000" w:rsidP="00000000" w:rsidRDefault="00000000" w:rsidRPr="00000000" w14:paraId="000001B0">
      <w:pPr>
        <w:ind w:left="0" w:firstLine="0"/>
        <w:jc w:val="left"/>
        <w:rPr/>
      </w:pPr>
      <w:r w:rsidDel="00000000" w:rsidR="00000000" w:rsidRPr="00000000">
        <w:rPr>
          <w:rtl w:val="0"/>
        </w:rPr>
        <w:t xml:space="preserve"> for i in range(10):</w:t>
      </w:r>
    </w:p>
    <w:p w:rsidR="00000000" w:rsidDel="00000000" w:rsidP="00000000" w:rsidRDefault="00000000" w:rsidRPr="00000000" w14:paraId="000001B1">
      <w:pPr>
        <w:ind w:left="0" w:firstLine="0"/>
        <w:jc w:val="left"/>
        <w:rPr/>
      </w:pPr>
      <w:r w:rsidDel="00000000" w:rsidR="00000000" w:rsidRPr="00000000">
        <w:rPr>
          <w:rtl w:val="0"/>
        </w:rPr>
        <w:t xml:space="preserve"> </w:t>
        <w:tab/>
        <w:t xml:space="preserve">print i</w:t>
      </w:r>
    </w:p>
    <w:p w:rsidR="00000000" w:rsidDel="00000000" w:rsidP="00000000" w:rsidRDefault="00000000" w:rsidRPr="00000000" w14:paraId="000001B2">
      <w:pPr>
        <w:ind w:left="0" w:firstLine="0"/>
        <w:jc w:val="left"/>
        <w:rPr/>
      </w:pPr>
      <w:r w:rsidDel="00000000" w:rsidR="00000000" w:rsidRPr="00000000">
        <w:rPr>
          <w:rtl w:val="0"/>
        </w:rPr>
        <w:t xml:space="preserve">En este caso recorrerá una lista de diez elementos, es decir el _print i _de ejecutar diez veces. Ahora i va a tomar cada valor de la lista, entonces este for imprimirá los números del 0 al 9 (recordar que en un range vas hasta el número puesto -1).</w:t>
      </w:r>
    </w:p>
    <w:p w:rsidR="00000000" w:rsidDel="00000000" w:rsidP="00000000" w:rsidRDefault="00000000" w:rsidRPr="00000000" w14:paraId="000001B3">
      <w:pPr>
        <w:ind w:left="0" w:firstLine="0"/>
        <w:jc w:val="left"/>
        <w:rPr/>
      </w:pPr>
      <w:r w:rsidDel="00000000" w:rsidR="00000000" w:rsidRPr="00000000">
        <w:rPr>
          <w:rtl w:val="0"/>
        </w:rPr>
      </w:r>
    </w:p>
    <w:p w:rsidR="00000000" w:rsidDel="00000000" w:rsidP="00000000" w:rsidRDefault="00000000" w:rsidRPr="00000000" w14:paraId="000001B4">
      <w:pPr>
        <w:pStyle w:val="Heading2"/>
        <w:jc w:val="left"/>
        <w:rPr/>
      </w:pPr>
      <w:bookmarkStart w:colFirst="0" w:colLast="0" w:name="_pgtthivsmhcp" w:id="28"/>
      <w:bookmarkEnd w:id="28"/>
      <w:r w:rsidDel="00000000" w:rsidR="00000000" w:rsidRPr="00000000">
        <w:rPr>
          <w:rtl w:val="0"/>
        </w:rPr>
        <w:t xml:space="preserve">Bucle WHILE</w:t>
      </w:r>
    </w:p>
    <w:p w:rsidR="00000000" w:rsidDel="00000000" w:rsidP="00000000" w:rsidRDefault="00000000" w:rsidRPr="00000000" w14:paraId="000001B5">
      <w:pPr>
        <w:ind w:left="0" w:firstLine="0"/>
        <w:jc w:val="left"/>
        <w:rPr/>
      </w:pPr>
      <w:r w:rsidDel="00000000" w:rsidR="00000000" w:rsidRPr="00000000">
        <w:rPr>
          <w:rtl w:val="0"/>
        </w:rPr>
        <w:t xml:space="preserve">En este caso while tiene una condición que determina hasta cuándo se ejecutará. O sea que dejará de ejecutarse en el momento en que la condición deje de ser cierta. La estructura de un while es la siguiente:</w:t>
      </w:r>
    </w:p>
    <w:p w:rsidR="00000000" w:rsidDel="00000000" w:rsidP="00000000" w:rsidRDefault="00000000" w:rsidRPr="00000000" w14:paraId="000001B6">
      <w:pPr>
        <w:ind w:left="0" w:firstLine="0"/>
        <w:jc w:val="left"/>
        <w:rPr/>
      </w:pPr>
      <w:r w:rsidDel="00000000" w:rsidR="00000000" w:rsidRPr="00000000">
        <w:rPr>
          <w:rtl w:val="0"/>
        </w:rPr>
      </w:r>
    </w:p>
    <w:p w:rsidR="00000000" w:rsidDel="00000000" w:rsidP="00000000" w:rsidRDefault="00000000" w:rsidRPr="00000000" w14:paraId="000001B7">
      <w:pPr>
        <w:ind w:left="0" w:firstLine="0"/>
        <w:jc w:val="left"/>
        <w:rPr/>
      </w:pPr>
      <w:r w:rsidDel="00000000" w:rsidR="00000000" w:rsidRPr="00000000">
        <w:rPr>
          <w:rtl w:val="0"/>
        </w:rPr>
        <w:t xml:space="preserve"> while (condición):</w:t>
      </w:r>
    </w:p>
    <w:p w:rsidR="00000000" w:rsidDel="00000000" w:rsidP="00000000" w:rsidRDefault="00000000" w:rsidRPr="00000000" w14:paraId="000001B8">
      <w:pPr>
        <w:ind w:left="0" w:firstLine="0"/>
        <w:jc w:val="left"/>
        <w:rPr/>
      </w:pPr>
      <w:r w:rsidDel="00000000" w:rsidR="00000000" w:rsidRPr="00000000">
        <w:rPr>
          <w:rtl w:val="0"/>
        </w:rPr>
        <w:t xml:space="preserve"> </w:t>
        <w:tab/>
        <w:t xml:space="preserve">elementos</w:t>
      </w:r>
    </w:p>
    <w:p w:rsidR="00000000" w:rsidDel="00000000" w:rsidP="00000000" w:rsidRDefault="00000000" w:rsidRPr="00000000" w14:paraId="000001B9">
      <w:pPr>
        <w:ind w:left="0" w:firstLine="0"/>
        <w:jc w:val="left"/>
        <w:rPr/>
      </w:pPr>
      <w:r w:rsidDel="00000000" w:rsidR="00000000" w:rsidRPr="00000000">
        <w:rPr>
          <w:rtl w:val="0"/>
        </w:rPr>
        <w:t xml:space="preserve">Ejemplo:</w:t>
      </w:r>
    </w:p>
    <w:p w:rsidR="00000000" w:rsidDel="00000000" w:rsidP="00000000" w:rsidRDefault="00000000" w:rsidRPr="00000000" w14:paraId="000001BA">
      <w:pPr>
        <w:ind w:left="0" w:firstLine="0"/>
        <w:jc w:val="left"/>
        <w:rPr/>
      </w:pPr>
      <w:r w:rsidDel="00000000" w:rsidR="00000000" w:rsidRPr="00000000">
        <w:rPr>
          <w:rtl w:val="0"/>
        </w:rPr>
      </w:r>
    </w:p>
    <w:p w:rsidR="00000000" w:rsidDel="00000000" w:rsidP="00000000" w:rsidRDefault="00000000" w:rsidRPr="00000000" w14:paraId="000001BB">
      <w:pPr>
        <w:ind w:left="0" w:firstLine="0"/>
        <w:jc w:val="left"/>
        <w:rPr/>
      </w:pPr>
      <w:r w:rsidDel="00000000" w:rsidR="00000000" w:rsidRPr="00000000">
        <w:rPr>
          <w:rtl w:val="0"/>
        </w:rPr>
        <w:t xml:space="preserve"> &gt;&gt;&gt; x = 0 </w:t>
      </w:r>
    </w:p>
    <w:p w:rsidR="00000000" w:rsidDel="00000000" w:rsidP="00000000" w:rsidRDefault="00000000" w:rsidRPr="00000000" w14:paraId="000001BC">
      <w:pPr>
        <w:ind w:left="0" w:firstLine="0"/>
        <w:jc w:val="left"/>
        <w:rPr/>
      </w:pPr>
      <w:r w:rsidDel="00000000" w:rsidR="00000000" w:rsidRPr="00000000">
        <w:rPr>
          <w:rtl w:val="0"/>
        </w:rPr>
        <w:t xml:space="preserve"> &gt;&gt;&gt; while x &lt; 10: </w:t>
      </w:r>
    </w:p>
    <w:p w:rsidR="00000000" w:rsidDel="00000000" w:rsidP="00000000" w:rsidRDefault="00000000" w:rsidRPr="00000000" w14:paraId="000001BD">
      <w:pPr>
        <w:ind w:left="0" w:firstLine="0"/>
        <w:jc w:val="left"/>
        <w:rPr/>
      </w:pPr>
      <w:r w:rsidDel="00000000" w:rsidR="00000000" w:rsidRPr="00000000">
        <w:rPr>
          <w:rtl w:val="0"/>
        </w:rPr>
        <w:t xml:space="preserve"> ... </w:t>
        <w:tab/>
        <w:t xml:space="preserve">print x </w:t>
      </w:r>
    </w:p>
    <w:p w:rsidR="00000000" w:rsidDel="00000000" w:rsidP="00000000" w:rsidRDefault="00000000" w:rsidRPr="00000000" w14:paraId="000001BE">
      <w:pPr>
        <w:ind w:left="0" w:firstLine="0"/>
        <w:jc w:val="left"/>
        <w:rPr/>
      </w:pPr>
      <w:r w:rsidDel="00000000" w:rsidR="00000000" w:rsidRPr="00000000">
        <w:rPr>
          <w:rtl w:val="0"/>
        </w:rPr>
        <w:t xml:space="preserve"> ... </w:t>
        <w:tab/>
        <w:t xml:space="preserve">x += 1</w:t>
      </w:r>
    </w:p>
    <w:p w:rsidR="00000000" w:rsidDel="00000000" w:rsidP="00000000" w:rsidRDefault="00000000" w:rsidRPr="00000000" w14:paraId="000001BF">
      <w:pPr>
        <w:ind w:left="0" w:firstLine="0"/>
        <w:jc w:val="left"/>
        <w:rPr/>
      </w:pPr>
      <w:r w:rsidDel="00000000" w:rsidR="00000000" w:rsidRPr="00000000">
        <w:rPr>
          <w:rtl w:val="0"/>
        </w:rPr>
        <w:t xml:space="preserve">En este ejemplo preguntará si es menor que diez. Dado que es menor imprimirá x y luego sumará una unidad a x. Luego x es 1 y como sigue siendo menor a diez se seguirá ejecutando, y así sucesivamente hasta que x llegue a ser mayor o igual a 10.</w:t>
      </w:r>
    </w:p>
    <w:p w:rsidR="00000000" w:rsidDel="00000000" w:rsidP="00000000" w:rsidRDefault="00000000" w:rsidRPr="00000000" w14:paraId="000001C0">
      <w:pPr>
        <w:ind w:left="0" w:firstLine="0"/>
        <w:jc w:val="left"/>
        <w:rPr/>
      </w:pPr>
      <w:r w:rsidDel="00000000" w:rsidR="00000000" w:rsidRPr="00000000">
        <w:rPr>
          <w:rtl w:val="0"/>
        </w:rPr>
      </w:r>
    </w:p>
    <w:p w:rsidR="00000000" w:rsidDel="00000000" w:rsidP="00000000" w:rsidRDefault="00000000" w:rsidRPr="00000000" w14:paraId="000001C1">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C2">
      <w:pPr>
        <w:pStyle w:val="Heading1"/>
        <w:rPr/>
      </w:pPr>
      <w:bookmarkStart w:colFirst="0" w:colLast="0" w:name="_3wreso6z0lsa" w:id="29"/>
      <w:bookmarkEnd w:id="29"/>
      <w:r w:rsidDel="00000000" w:rsidR="00000000" w:rsidRPr="00000000">
        <w:rPr>
          <w:rtl w:val="0"/>
        </w:rPr>
        <w:t xml:space="preserve">Uso de strings y ciclos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En python las cadenas(strings), son secuencias a las que se pueden</w:t>
      </w:r>
    </w:p>
    <w:p w:rsidR="00000000" w:rsidDel="00000000" w:rsidP="00000000" w:rsidRDefault="00000000" w:rsidRPr="00000000" w14:paraId="000001C5">
      <w:pPr>
        <w:rPr/>
      </w:pPr>
      <w:r w:rsidDel="00000000" w:rsidR="00000000" w:rsidRPr="00000000">
        <w:rPr>
          <w:rtl w:val="0"/>
        </w:rPr>
        <w:t xml:space="preserve">acceder a través de un índice</w:t>
      </w:r>
    </w:p>
    <w:p w:rsidR="00000000" w:rsidDel="00000000" w:rsidP="00000000" w:rsidRDefault="00000000" w:rsidRPr="00000000" w14:paraId="000001C6">
      <w:pPr>
        <w:jc w:val="left"/>
        <w:rPr>
          <w:b w:val="1"/>
          <w:i w:val="1"/>
          <w:sz w:val="20"/>
          <w:szCs w:val="20"/>
        </w:rPr>
      </w:pPr>
      <w:r w:rsidDel="00000000" w:rsidR="00000000" w:rsidRPr="00000000">
        <w:rPr>
          <w:b w:val="1"/>
          <w:i w:val="1"/>
          <w:sz w:val="20"/>
          <w:szCs w:val="20"/>
          <w:rtl w:val="0"/>
        </w:rPr>
        <w:t xml:space="preserve">cadena = "manzana"</w:t>
      </w:r>
    </w:p>
    <w:p w:rsidR="00000000" w:rsidDel="00000000" w:rsidP="00000000" w:rsidRDefault="00000000" w:rsidRPr="00000000" w14:paraId="000001C7">
      <w:pPr>
        <w:jc w:val="left"/>
        <w:rPr>
          <w:b w:val="1"/>
          <w:i w:val="1"/>
          <w:sz w:val="20"/>
          <w:szCs w:val="20"/>
        </w:rPr>
      </w:pPr>
      <w:r w:rsidDel="00000000" w:rsidR="00000000" w:rsidRPr="00000000">
        <w:rPr>
          <w:b w:val="1"/>
          <w:i w:val="1"/>
          <w:sz w:val="20"/>
          <w:szCs w:val="20"/>
          <w:rtl w:val="0"/>
        </w:rPr>
        <w:t xml:space="preserve">cadena[0] = "m"</w:t>
      </w:r>
    </w:p>
    <w:p w:rsidR="00000000" w:rsidDel="00000000" w:rsidP="00000000" w:rsidRDefault="00000000" w:rsidRPr="00000000" w14:paraId="000001C8">
      <w:pPr>
        <w:rPr/>
      </w:pPr>
      <w:r w:rsidDel="00000000" w:rsidR="00000000" w:rsidRPr="00000000">
        <w:rPr>
          <w:rtl w:val="0"/>
        </w:rPr>
        <w:t xml:space="preserve">El índice de la primera letra es 0</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Para conocer la longitud de un string se usa la función len()</w:t>
      </w:r>
    </w:p>
    <w:p w:rsidR="00000000" w:rsidDel="00000000" w:rsidP="00000000" w:rsidRDefault="00000000" w:rsidRPr="00000000" w14:paraId="000001CB">
      <w:pPr>
        <w:rPr>
          <w:b w:val="1"/>
          <w:i w:val="1"/>
          <w:sz w:val="20"/>
          <w:szCs w:val="20"/>
        </w:rPr>
      </w:pPr>
      <w:r w:rsidDel="00000000" w:rsidR="00000000" w:rsidRPr="00000000">
        <w:rPr>
          <w:b w:val="1"/>
          <w:i w:val="1"/>
          <w:sz w:val="20"/>
          <w:szCs w:val="20"/>
          <w:rtl w:val="0"/>
        </w:rPr>
        <w:t xml:space="preserve">longitud_country = len('México')</w:t>
      </w:r>
    </w:p>
    <w:p w:rsidR="00000000" w:rsidDel="00000000" w:rsidP="00000000" w:rsidRDefault="00000000" w:rsidRPr="00000000" w14:paraId="000001CC">
      <w:pPr>
        <w:rPr/>
      </w:pPr>
      <w:r w:rsidDel="00000000" w:rsidR="00000000" w:rsidRPr="00000000">
        <w:rPr>
          <w:rtl w:val="0"/>
        </w:rPr>
        <w:t xml:space="preserve">En este caso al ejecutar la función len("México") sabemos que la cadena tiene una longitud de 6 caracteres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Algo importante a tener en cuenta cuando hablamos de strings </w:t>
      </w:r>
    </w:p>
    <w:p w:rsidR="00000000" w:rsidDel="00000000" w:rsidP="00000000" w:rsidRDefault="00000000" w:rsidRPr="00000000" w14:paraId="000001CF">
      <w:pPr>
        <w:rPr/>
      </w:pPr>
      <w:r w:rsidDel="00000000" w:rsidR="00000000" w:rsidRPr="00000000">
        <w:rPr>
          <w:rtl w:val="0"/>
        </w:rPr>
        <w:t xml:space="preserve">es que estos son inmutables, esto significa que cada vez que modificamos uno tenemos que generar un nuevo objeto en memoria.</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2"/>
        <w:rPr/>
      </w:pPr>
      <w:bookmarkStart w:colFirst="0" w:colLast="0" w:name="_ts4exy9fd7m" w:id="30"/>
      <w:bookmarkEnd w:id="30"/>
      <w:r w:rsidDel="00000000" w:rsidR="00000000" w:rsidRPr="00000000">
        <w:rPr>
          <w:rtl w:val="0"/>
        </w:rPr>
        <w:t xml:space="preserve">Mutabilidad Inmutabilidad y Referencia</w:t>
      </w:r>
    </w:p>
    <w:p w:rsidR="00000000" w:rsidDel="00000000" w:rsidP="00000000" w:rsidRDefault="00000000" w:rsidRPr="00000000" w14:paraId="000001D2">
      <w:pPr>
        <w:rPr/>
      </w:pPr>
      <w:r w:rsidDel="00000000" w:rsidR="00000000" w:rsidRPr="00000000">
        <w:rPr>
          <w:b w:val="1"/>
          <w:rtl w:val="0"/>
        </w:rPr>
        <w:t xml:space="preserve">Mutables  </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Listas</w:t>
      </w:r>
    </w:p>
    <w:p w:rsidR="00000000" w:rsidDel="00000000" w:rsidP="00000000" w:rsidRDefault="00000000" w:rsidRPr="00000000" w14:paraId="000001D3">
      <w:pPr>
        <w:rPr/>
      </w:pPr>
      <w:r w:rsidDel="00000000" w:rsidR="00000000" w:rsidRPr="00000000">
        <w:rPr>
          <w:b w:val="1"/>
          <w:rtl w:val="0"/>
        </w:rPr>
        <w:t xml:space="preserve">Inmutables  </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Int - String - tuplas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Los valores enteros, strings y las tuplas utilizan un espacio de memoria específico.</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i w:val="1"/>
          <w:sz w:val="20"/>
          <w:szCs w:val="20"/>
        </w:rPr>
      </w:pPr>
      <w:r w:rsidDel="00000000" w:rsidR="00000000" w:rsidRPr="00000000">
        <w:rPr>
          <w:i w:val="1"/>
          <w:sz w:val="20"/>
          <w:szCs w:val="20"/>
          <w:rtl w:val="0"/>
        </w:rPr>
        <w:t xml:space="preserve">&gt;&gt;&gt; x=34</w:t>
      </w:r>
    </w:p>
    <w:p w:rsidR="00000000" w:rsidDel="00000000" w:rsidP="00000000" w:rsidRDefault="00000000" w:rsidRPr="00000000" w14:paraId="000001D8">
      <w:pPr>
        <w:rPr>
          <w:i w:val="1"/>
          <w:sz w:val="20"/>
          <w:szCs w:val="20"/>
        </w:rPr>
      </w:pPr>
      <w:r w:rsidDel="00000000" w:rsidR="00000000" w:rsidRPr="00000000">
        <w:rPr>
          <w:i w:val="1"/>
          <w:sz w:val="20"/>
          <w:szCs w:val="20"/>
          <w:rtl w:val="0"/>
        </w:rPr>
        <w:t xml:space="preserve">&gt;&gt;&gt; y=x</w:t>
      </w:r>
    </w:p>
    <w:p w:rsidR="00000000" w:rsidDel="00000000" w:rsidP="00000000" w:rsidRDefault="00000000" w:rsidRPr="00000000" w14:paraId="000001D9">
      <w:pPr>
        <w:rPr>
          <w:i w:val="1"/>
          <w:sz w:val="20"/>
          <w:szCs w:val="20"/>
        </w:rPr>
      </w:pPr>
      <w:r w:rsidDel="00000000" w:rsidR="00000000" w:rsidRPr="00000000">
        <w:rPr>
          <w:i w:val="1"/>
          <w:sz w:val="20"/>
          <w:szCs w:val="20"/>
          <w:rtl w:val="0"/>
        </w:rPr>
        <w:t xml:space="preserve">&gt;&gt;&gt; print(x)</w:t>
      </w:r>
    </w:p>
    <w:p w:rsidR="00000000" w:rsidDel="00000000" w:rsidP="00000000" w:rsidRDefault="00000000" w:rsidRPr="00000000" w14:paraId="000001DA">
      <w:pPr>
        <w:rPr>
          <w:i w:val="1"/>
          <w:sz w:val="20"/>
          <w:szCs w:val="20"/>
        </w:rPr>
      </w:pPr>
      <w:r w:rsidDel="00000000" w:rsidR="00000000" w:rsidRPr="00000000">
        <w:rPr>
          <w:i w:val="1"/>
          <w:sz w:val="20"/>
          <w:szCs w:val="20"/>
          <w:rtl w:val="0"/>
        </w:rPr>
        <w:t xml:space="preserve">34</w:t>
      </w:r>
    </w:p>
    <w:p w:rsidR="00000000" w:rsidDel="00000000" w:rsidP="00000000" w:rsidRDefault="00000000" w:rsidRPr="00000000" w14:paraId="000001DB">
      <w:pPr>
        <w:rPr>
          <w:i w:val="1"/>
          <w:sz w:val="20"/>
          <w:szCs w:val="20"/>
        </w:rPr>
      </w:pPr>
      <w:r w:rsidDel="00000000" w:rsidR="00000000" w:rsidRPr="00000000">
        <w:rPr>
          <w:i w:val="1"/>
          <w:sz w:val="20"/>
          <w:szCs w:val="20"/>
          <w:rtl w:val="0"/>
        </w:rPr>
        <w:t xml:space="preserve">&gt;&gt;&gt; print(y)</w:t>
      </w:r>
    </w:p>
    <w:p w:rsidR="00000000" w:rsidDel="00000000" w:rsidP="00000000" w:rsidRDefault="00000000" w:rsidRPr="00000000" w14:paraId="000001DC">
      <w:pPr>
        <w:rPr>
          <w:i w:val="1"/>
          <w:sz w:val="20"/>
          <w:szCs w:val="20"/>
        </w:rPr>
      </w:pPr>
      <w:r w:rsidDel="00000000" w:rsidR="00000000" w:rsidRPr="00000000">
        <w:rPr>
          <w:i w:val="1"/>
          <w:sz w:val="20"/>
          <w:szCs w:val="20"/>
          <w:rtl w:val="0"/>
        </w:rPr>
        <w:t xml:space="preserve">34</w:t>
      </w:r>
    </w:p>
    <w:p w:rsidR="00000000" w:rsidDel="00000000" w:rsidP="00000000" w:rsidRDefault="00000000" w:rsidRPr="00000000" w14:paraId="000001DD">
      <w:pPr>
        <w:rPr>
          <w:i w:val="1"/>
          <w:sz w:val="20"/>
          <w:szCs w:val="20"/>
        </w:rPr>
      </w:pPr>
      <w:r w:rsidDel="00000000" w:rsidR="00000000" w:rsidRPr="00000000">
        <w:rPr>
          <w:i w:val="1"/>
          <w:sz w:val="20"/>
          <w:szCs w:val="20"/>
          <w:rtl w:val="0"/>
        </w:rPr>
        <w:t xml:space="preserve">&gt;&gt;&gt; x=10</w:t>
      </w:r>
    </w:p>
    <w:p w:rsidR="00000000" w:rsidDel="00000000" w:rsidP="00000000" w:rsidRDefault="00000000" w:rsidRPr="00000000" w14:paraId="000001DE">
      <w:pPr>
        <w:rPr>
          <w:i w:val="1"/>
          <w:sz w:val="20"/>
          <w:szCs w:val="20"/>
        </w:rPr>
      </w:pPr>
      <w:r w:rsidDel="00000000" w:rsidR="00000000" w:rsidRPr="00000000">
        <w:rPr>
          <w:i w:val="1"/>
          <w:sz w:val="20"/>
          <w:szCs w:val="20"/>
          <w:rtl w:val="0"/>
        </w:rPr>
        <w:t xml:space="preserve">&gt;&gt;&gt; print(x)</w:t>
      </w:r>
    </w:p>
    <w:p w:rsidR="00000000" w:rsidDel="00000000" w:rsidP="00000000" w:rsidRDefault="00000000" w:rsidRPr="00000000" w14:paraId="000001DF">
      <w:pPr>
        <w:rPr>
          <w:i w:val="1"/>
          <w:sz w:val="20"/>
          <w:szCs w:val="20"/>
        </w:rPr>
      </w:pPr>
      <w:r w:rsidDel="00000000" w:rsidR="00000000" w:rsidRPr="00000000">
        <w:rPr>
          <w:i w:val="1"/>
          <w:sz w:val="20"/>
          <w:szCs w:val="20"/>
          <w:rtl w:val="0"/>
        </w:rPr>
        <w:t xml:space="preserve">10</w:t>
      </w:r>
    </w:p>
    <w:p w:rsidR="00000000" w:rsidDel="00000000" w:rsidP="00000000" w:rsidRDefault="00000000" w:rsidRPr="00000000" w14:paraId="000001E0">
      <w:pPr>
        <w:rPr>
          <w:i w:val="1"/>
          <w:sz w:val="20"/>
          <w:szCs w:val="20"/>
        </w:rPr>
      </w:pPr>
      <w:r w:rsidDel="00000000" w:rsidR="00000000" w:rsidRPr="00000000">
        <w:rPr>
          <w:i w:val="1"/>
          <w:sz w:val="20"/>
          <w:szCs w:val="20"/>
          <w:rtl w:val="0"/>
        </w:rPr>
        <w:t xml:space="preserve">&gt;&gt;&gt; print(y)</w:t>
      </w:r>
    </w:p>
    <w:p w:rsidR="00000000" w:rsidDel="00000000" w:rsidP="00000000" w:rsidRDefault="00000000" w:rsidRPr="00000000" w14:paraId="000001E1">
      <w:pPr>
        <w:rPr>
          <w:i w:val="1"/>
          <w:sz w:val="20"/>
          <w:szCs w:val="20"/>
        </w:rPr>
      </w:pPr>
      <w:r w:rsidDel="00000000" w:rsidR="00000000" w:rsidRPr="00000000">
        <w:rPr>
          <w:i w:val="1"/>
          <w:sz w:val="20"/>
          <w:szCs w:val="20"/>
          <w:rtl w:val="0"/>
        </w:rPr>
        <w:t xml:space="preserve">34</w:t>
      </w:r>
    </w:p>
    <w:p w:rsidR="00000000" w:rsidDel="00000000" w:rsidP="00000000" w:rsidRDefault="00000000" w:rsidRPr="00000000" w14:paraId="000001E2">
      <w:pPr>
        <w:rPr>
          <w:i w:val="1"/>
          <w:sz w:val="20"/>
          <w:szCs w:val="20"/>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Las listas funcionan como un apuntador en memoria, entonces cuando se asigna una nueva variable a la lista, se referencia al mismo apuntador. Las dos variables tienen el mismo espacio de memoria - “Son la misma variable”. Termina siendo un Puntero de la variable.</w:t>
      </w:r>
    </w:p>
    <w:p w:rsidR="00000000" w:rsidDel="00000000" w:rsidP="00000000" w:rsidRDefault="00000000" w:rsidRPr="00000000" w14:paraId="000001E4">
      <w:pPr>
        <w:rPr>
          <w:i w:val="1"/>
          <w:sz w:val="20"/>
          <w:szCs w:val="20"/>
        </w:rPr>
      </w:pPr>
      <w:r w:rsidDel="00000000" w:rsidR="00000000" w:rsidRPr="00000000">
        <w:rPr>
          <w:rtl w:val="0"/>
        </w:rPr>
      </w:r>
    </w:p>
    <w:p w:rsidR="00000000" w:rsidDel="00000000" w:rsidP="00000000" w:rsidRDefault="00000000" w:rsidRPr="00000000" w14:paraId="000001E5">
      <w:pPr>
        <w:rPr>
          <w:i w:val="1"/>
          <w:sz w:val="20"/>
          <w:szCs w:val="20"/>
        </w:rPr>
      </w:pPr>
      <w:r w:rsidDel="00000000" w:rsidR="00000000" w:rsidRPr="00000000">
        <w:rPr>
          <w:i w:val="1"/>
          <w:sz w:val="20"/>
          <w:szCs w:val="20"/>
          <w:rtl w:val="0"/>
        </w:rPr>
        <w:t xml:space="preserve">&gt;&gt;&gt; x=[1,2,3,4]</w:t>
      </w:r>
    </w:p>
    <w:p w:rsidR="00000000" w:rsidDel="00000000" w:rsidP="00000000" w:rsidRDefault="00000000" w:rsidRPr="00000000" w14:paraId="000001E6">
      <w:pPr>
        <w:rPr>
          <w:i w:val="1"/>
          <w:sz w:val="20"/>
          <w:szCs w:val="20"/>
        </w:rPr>
      </w:pPr>
      <w:r w:rsidDel="00000000" w:rsidR="00000000" w:rsidRPr="00000000">
        <w:rPr>
          <w:i w:val="1"/>
          <w:sz w:val="20"/>
          <w:szCs w:val="20"/>
          <w:rtl w:val="0"/>
        </w:rPr>
        <w:t xml:space="preserve">&gt;&gt;&gt; y=x</w:t>
      </w:r>
    </w:p>
    <w:p w:rsidR="00000000" w:rsidDel="00000000" w:rsidP="00000000" w:rsidRDefault="00000000" w:rsidRPr="00000000" w14:paraId="000001E7">
      <w:pPr>
        <w:rPr>
          <w:i w:val="1"/>
          <w:sz w:val="20"/>
          <w:szCs w:val="20"/>
        </w:rPr>
      </w:pPr>
      <w:r w:rsidDel="00000000" w:rsidR="00000000" w:rsidRPr="00000000">
        <w:rPr>
          <w:i w:val="1"/>
          <w:sz w:val="20"/>
          <w:szCs w:val="20"/>
          <w:rtl w:val="0"/>
        </w:rPr>
        <w:t xml:space="preserve">&gt;&gt;&gt; print(y)</w:t>
      </w:r>
    </w:p>
    <w:p w:rsidR="00000000" w:rsidDel="00000000" w:rsidP="00000000" w:rsidRDefault="00000000" w:rsidRPr="00000000" w14:paraId="000001E8">
      <w:pPr>
        <w:rPr>
          <w:i w:val="1"/>
          <w:sz w:val="20"/>
          <w:szCs w:val="20"/>
        </w:rPr>
      </w:pPr>
      <w:r w:rsidDel="00000000" w:rsidR="00000000" w:rsidRPr="00000000">
        <w:rPr>
          <w:i w:val="1"/>
          <w:sz w:val="20"/>
          <w:szCs w:val="20"/>
          <w:rtl w:val="0"/>
        </w:rPr>
        <w:t xml:space="preserve">[1, 2, 3, 4]</w:t>
      </w:r>
    </w:p>
    <w:p w:rsidR="00000000" w:rsidDel="00000000" w:rsidP="00000000" w:rsidRDefault="00000000" w:rsidRPr="00000000" w14:paraId="000001E9">
      <w:pPr>
        <w:rPr>
          <w:i w:val="1"/>
          <w:sz w:val="20"/>
          <w:szCs w:val="20"/>
        </w:rPr>
      </w:pPr>
      <w:r w:rsidDel="00000000" w:rsidR="00000000" w:rsidRPr="00000000">
        <w:rPr>
          <w:i w:val="1"/>
          <w:sz w:val="20"/>
          <w:szCs w:val="20"/>
          <w:rtl w:val="0"/>
        </w:rPr>
        <w:t xml:space="preserve">&gt;&gt;&gt; x[0]=5</w:t>
      </w:r>
    </w:p>
    <w:p w:rsidR="00000000" w:rsidDel="00000000" w:rsidP="00000000" w:rsidRDefault="00000000" w:rsidRPr="00000000" w14:paraId="000001EA">
      <w:pPr>
        <w:rPr>
          <w:i w:val="1"/>
          <w:sz w:val="20"/>
          <w:szCs w:val="20"/>
        </w:rPr>
      </w:pPr>
      <w:r w:rsidDel="00000000" w:rsidR="00000000" w:rsidRPr="00000000">
        <w:rPr>
          <w:i w:val="1"/>
          <w:sz w:val="20"/>
          <w:szCs w:val="20"/>
          <w:rtl w:val="0"/>
        </w:rPr>
        <w:t xml:space="preserve">&gt;&gt;&gt; print(y)</w:t>
      </w:r>
    </w:p>
    <w:p w:rsidR="00000000" w:rsidDel="00000000" w:rsidP="00000000" w:rsidRDefault="00000000" w:rsidRPr="00000000" w14:paraId="000001EB">
      <w:pPr>
        <w:rPr>
          <w:i w:val="1"/>
          <w:sz w:val="20"/>
          <w:szCs w:val="20"/>
        </w:rPr>
      </w:pPr>
      <w:r w:rsidDel="00000000" w:rsidR="00000000" w:rsidRPr="00000000">
        <w:rPr>
          <w:i w:val="1"/>
          <w:sz w:val="20"/>
          <w:szCs w:val="20"/>
          <w:rtl w:val="0"/>
        </w:rPr>
        <w:t xml:space="preserve">[5, 2, 3, 4]</w:t>
      </w:r>
    </w:p>
    <w:p w:rsidR="00000000" w:rsidDel="00000000" w:rsidP="00000000" w:rsidRDefault="00000000" w:rsidRPr="00000000" w14:paraId="000001EC">
      <w:pPr>
        <w:rPr>
          <w:i w:val="1"/>
          <w:sz w:val="20"/>
          <w:szCs w:val="20"/>
        </w:rPr>
      </w:pPr>
      <w:r w:rsidDel="00000000" w:rsidR="00000000" w:rsidRPr="00000000">
        <w:rPr>
          <w:i w:val="1"/>
          <w:sz w:val="20"/>
          <w:szCs w:val="20"/>
          <w:rtl w:val="0"/>
        </w:rPr>
        <w:t xml:space="preserve">&gt;&gt;&gt; y is x</w:t>
      </w:r>
    </w:p>
    <w:p w:rsidR="00000000" w:rsidDel="00000000" w:rsidP="00000000" w:rsidRDefault="00000000" w:rsidRPr="00000000" w14:paraId="000001ED">
      <w:pPr>
        <w:rPr>
          <w:i w:val="1"/>
          <w:sz w:val="20"/>
          <w:szCs w:val="20"/>
        </w:rPr>
      </w:pPr>
      <w:r w:rsidDel="00000000" w:rsidR="00000000" w:rsidRPr="00000000">
        <w:rPr>
          <w:i w:val="1"/>
          <w:sz w:val="20"/>
          <w:szCs w:val="20"/>
          <w:rtl w:val="0"/>
        </w:rPr>
        <w:t xml:space="preserve">True</w:t>
      </w:r>
    </w:p>
    <w:p w:rsidR="00000000" w:rsidDel="00000000" w:rsidP="00000000" w:rsidRDefault="00000000" w:rsidRPr="00000000" w14:paraId="000001EE">
      <w:pPr>
        <w:rPr>
          <w:i w:val="1"/>
          <w:sz w:val="20"/>
          <w:szCs w:val="20"/>
        </w:rPr>
      </w:pPr>
      <w:r w:rsidDel="00000000" w:rsidR="00000000" w:rsidRPr="00000000">
        <w:rPr>
          <w:i w:val="1"/>
          <w:sz w:val="20"/>
          <w:szCs w:val="20"/>
          <w:rtl w:val="0"/>
        </w:rPr>
        <w:t xml:space="preserve">&gt;&gt;&gt; id(x)</w:t>
      </w:r>
    </w:p>
    <w:p w:rsidR="00000000" w:rsidDel="00000000" w:rsidP="00000000" w:rsidRDefault="00000000" w:rsidRPr="00000000" w14:paraId="000001EF">
      <w:pPr>
        <w:rPr>
          <w:i w:val="1"/>
          <w:sz w:val="20"/>
          <w:szCs w:val="20"/>
        </w:rPr>
      </w:pPr>
      <w:r w:rsidDel="00000000" w:rsidR="00000000" w:rsidRPr="00000000">
        <w:rPr>
          <w:i w:val="1"/>
          <w:sz w:val="20"/>
          <w:szCs w:val="20"/>
          <w:rtl w:val="0"/>
        </w:rPr>
        <w:t xml:space="preserve">2600461917256</w:t>
      </w:r>
    </w:p>
    <w:p w:rsidR="00000000" w:rsidDel="00000000" w:rsidP="00000000" w:rsidRDefault="00000000" w:rsidRPr="00000000" w14:paraId="000001F0">
      <w:pPr>
        <w:rPr>
          <w:i w:val="1"/>
          <w:sz w:val="20"/>
          <w:szCs w:val="20"/>
        </w:rPr>
      </w:pPr>
      <w:r w:rsidDel="00000000" w:rsidR="00000000" w:rsidRPr="00000000">
        <w:rPr>
          <w:i w:val="1"/>
          <w:sz w:val="20"/>
          <w:szCs w:val="20"/>
          <w:rtl w:val="0"/>
        </w:rPr>
        <w:t xml:space="preserve">&gt;&gt;&gt; id(y)</w:t>
      </w:r>
    </w:p>
    <w:p w:rsidR="00000000" w:rsidDel="00000000" w:rsidP="00000000" w:rsidRDefault="00000000" w:rsidRPr="00000000" w14:paraId="000001F1">
      <w:pPr>
        <w:rPr>
          <w:i w:val="1"/>
          <w:sz w:val="20"/>
          <w:szCs w:val="20"/>
        </w:rPr>
      </w:pPr>
      <w:r w:rsidDel="00000000" w:rsidR="00000000" w:rsidRPr="00000000">
        <w:rPr>
          <w:i w:val="1"/>
          <w:sz w:val="20"/>
          <w:szCs w:val="20"/>
          <w:rtl w:val="0"/>
        </w:rPr>
        <w:t xml:space="preserve">2600461917256</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Si quieres cortar partes que no quieras del principio o del final de la cadena de caracteres, lo puedes hacer creando una sub-cadena. El mismo tipo de técnica te permite separar una cadena muy larga en componentes más manejables.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i w:val="1"/>
          <w:sz w:val="20"/>
          <w:szCs w:val="20"/>
        </w:rPr>
      </w:pPr>
      <w:r w:rsidDel="00000000" w:rsidR="00000000" w:rsidRPr="00000000">
        <w:rPr>
          <w:i w:val="1"/>
          <w:sz w:val="20"/>
          <w:szCs w:val="20"/>
          <w:rtl w:val="0"/>
        </w:rPr>
        <w:t xml:space="preserve">mensaje9 = "Hola Mundo"</w:t>
      </w:r>
    </w:p>
    <w:p w:rsidR="00000000" w:rsidDel="00000000" w:rsidP="00000000" w:rsidRDefault="00000000" w:rsidRPr="00000000" w14:paraId="000001F6">
      <w:pPr>
        <w:rPr>
          <w:i w:val="1"/>
          <w:sz w:val="20"/>
          <w:szCs w:val="20"/>
        </w:rPr>
      </w:pPr>
      <w:r w:rsidDel="00000000" w:rsidR="00000000" w:rsidRPr="00000000">
        <w:rPr>
          <w:i w:val="1"/>
          <w:sz w:val="20"/>
          <w:szCs w:val="20"/>
          <w:rtl w:val="0"/>
        </w:rPr>
        <w:t xml:space="preserve">mensaje9a = mensaje9[1:8]</w:t>
      </w:r>
    </w:p>
    <w:p w:rsidR="00000000" w:rsidDel="00000000" w:rsidP="00000000" w:rsidRDefault="00000000" w:rsidRPr="00000000" w14:paraId="000001F7">
      <w:pPr>
        <w:rPr>
          <w:i w:val="1"/>
          <w:sz w:val="20"/>
          <w:szCs w:val="20"/>
        </w:rPr>
      </w:pPr>
      <w:r w:rsidDel="00000000" w:rsidR="00000000" w:rsidRPr="00000000">
        <w:rPr>
          <w:i w:val="1"/>
          <w:sz w:val="20"/>
          <w:szCs w:val="20"/>
          <w:rtl w:val="0"/>
        </w:rPr>
        <w:t xml:space="preserve">print(mensaje9a)</w:t>
      </w:r>
    </w:p>
    <w:p w:rsidR="00000000" w:rsidDel="00000000" w:rsidP="00000000" w:rsidRDefault="00000000" w:rsidRPr="00000000" w14:paraId="000001F8">
      <w:pPr>
        <w:rPr>
          <w:i w:val="1"/>
          <w:sz w:val="20"/>
          <w:szCs w:val="20"/>
        </w:rPr>
      </w:pPr>
      <w:r w:rsidDel="00000000" w:rsidR="00000000" w:rsidRPr="00000000">
        <w:rPr>
          <w:i w:val="1"/>
          <w:sz w:val="20"/>
          <w:szCs w:val="20"/>
          <w:rtl w:val="0"/>
        </w:rPr>
        <w:t xml:space="preserve">-&gt; ola Mun</w:t>
      </w:r>
    </w:p>
    <w:p w:rsidR="00000000" w:rsidDel="00000000" w:rsidP="00000000" w:rsidRDefault="00000000" w:rsidRPr="00000000" w14:paraId="000001F9">
      <w:pPr>
        <w:pStyle w:val="Heading2"/>
        <w:rPr/>
      </w:pPr>
      <w:bookmarkStart w:colFirst="0" w:colLast="0" w:name="_f6tv03ondrhe" w:id="31"/>
      <w:bookmarkEnd w:id="31"/>
      <w:r w:rsidDel="00000000" w:rsidR="00000000" w:rsidRPr="00000000">
        <w:rPr>
          <w:rtl w:val="0"/>
        </w:rPr>
        <w:t xml:space="preserve">Operaciones con strings</w:t>
      </w:r>
    </w:p>
    <w:p w:rsidR="00000000" w:rsidDel="00000000" w:rsidP="00000000" w:rsidRDefault="00000000" w:rsidRPr="00000000" w14:paraId="000001FA">
      <w:pPr>
        <w:rPr/>
      </w:pPr>
      <w:r w:rsidDel="00000000" w:rsidR="00000000" w:rsidRPr="00000000">
        <w:rPr>
          <w:rtl w:val="0"/>
        </w:rPr>
        <w:t xml:space="preserve">En python las strings pueden ser manipuladas gracias a varios métodos que se explican a continuación:</w:t>
      </w:r>
    </w:p>
    <w:p w:rsidR="00000000" w:rsidDel="00000000" w:rsidP="00000000" w:rsidRDefault="00000000" w:rsidRPr="00000000" w14:paraId="000001FB">
      <w:pPr>
        <w:numPr>
          <w:ilvl w:val="0"/>
          <w:numId w:val="18"/>
        </w:numPr>
        <w:ind w:left="720" w:hanging="360"/>
        <w:rPr>
          <w:u w:val="none"/>
        </w:rPr>
      </w:pPr>
      <w:r w:rsidDel="00000000" w:rsidR="00000000" w:rsidRPr="00000000">
        <w:rPr>
          <w:rtl w:val="0"/>
        </w:rPr>
        <w:t xml:space="preserve">upper() : convierte todo el string a mayúsculas</w:t>
      </w:r>
    </w:p>
    <w:p w:rsidR="00000000" w:rsidDel="00000000" w:rsidP="00000000" w:rsidRDefault="00000000" w:rsidRPr="00000000" w14:paraId="000001FC">
      <w:pPr>
        <w:numPr>
          <w:ilvl w:val="1"/>
          <w:numId w:val="18"/>
        </w:numPr>
        <w:ind w:left="1440" w:hanging="360"/>
        <w:rPr>
          <w:u w:val="none"/>
        </w:rPr>
      </w:pPr>
      <w:r w:rsidDel="00000000" w:rsidR="00000000" w:rsidRPr="00000000">
        <w:rPr>
          <w:rtl w:val="0"/>
        </w:rPr>
        <w:t xml:space="preserve">string.upper()</w:t>
      </w:r>
    </w:p>
    <w:p w:rsidR="00000000" w:rsidDel="00000000" w:rsidP="00000000" w:rsidRDefault="00000000" w:rsidRPr="00000000" w14:paraId="000001FD">
      <w:pPr>
        <w:numPr>
          <w:ilvl w:val="0"/>
          <w:numId w:val="18"/>
        </w:numPr>
        <w:ind w:left="720" w:hanging="360"/>
        <w:rPr>
          <w:u w:val="none"/>
        </w:rPr>
      </w:pPr>
      <w:r w:rsidDel="00000000" w:rsidR="00000000" w:rsidRPr="00000000">
        <w:rPr>
          <w:rtl w:val="0"/>
        </w:rPr>
        <w:t xml:space="preserve">lower() : convierte todo el string a minúsculas</w:t>
      </w:r>
    </w:p>
    <w:p w:rsidR="00000000" w:rsidDel="00000000" w:rsidP="00000000" w:rsidRDefault="00000000" w:rsidRPr="00000000" w14:paraId="000001FE">
      <w:pPr>
        <w:numPr>
          <w:ilvl w:val="1"/>
          <w:numId w:val="18"/>
        </w:numPr>
        <w:ind w:left="1440" w:hanging="360"/>
        <w:rPr>
          <w:u w:val="none"/>
        </w:rPr>
      </w:pPr>
      <w:r w:rsidDel="00000000" w:rsidR="00000000" w:rsidRPr="00000000">
        <w:rPr>
          <w:rtl w:val="0"/>
        </w:rPr>
        <w:t xml:space="preserve">string.lower()</w:t>
      </w:r>
    </w:p>
    <w:p w:rsidR="00000000" w:rsidDel="00000000" w:rsidP="00000000" w:rsidRDefault="00000000" w:rsidRPr="00000000" w14:paraId="000001FF">
      <w:pPr>
        <w:numPr>
          <w:ilvl w:val="0"/>
          <w:numId w:val="18"/>
        </w:numPr>
        <w:ind w:left="720" w:hanging="360"/>
        <w:rPr>
          <w:u w:val="none"/>
        </w:rPr>
      </w:pPr>
      <w:r w:rsidDel="00000000" w:rsidR="00000000" w:rsidRPr="00000000">
        <w:rPr>
          <w:rtl w:val="0"/>
        </w:rPr>
        <w:t xml:space="preserve">find() : encuentra un carácter o una cadena de caracteres dentro de un string, si lo encuentra devuelve la posición donde la cadena comienza, si no la encuentra devuelve un -1</w:t>
      </w:r>
    </w:p>
    <w:p w:rsidR="00000000" w:rsidDel="00000000" w:rsidP="00000000" w:rsidRDefault="00000000" w:rsidRPr="00000000" w14:paraId="00000200">
      <w:pPr>
        <w:numPr>
          <w:ilvl w:val="1"/>
          <w:numId w:val="18"/>
        </w:numPr>
        <w:ind w:left="1440" w:hanging="360"/>
        <w:rPr>
          <w:u w:val="none"/>
        </w:rPr>
      </w:pPr>
      <w:r w:rsidDel="00000000" w:rsidR="00000000" w:rsidRPr="00000000">
        <w:rPr>
          <w:rtl w:val="0"/>
        </w:rPr>
        <w:t xml:space="preserve">string.find(otra_string)</w:t>
      </w:r>
    </w:p>
    <w:p w:rsidR="00000000" w:rsidDel="00000000" w:rsidP="00000000" w:rsidRDefault="00000000" w:rsidRPr="00000000" w14:paraId="00000201">
      <w:pPr>
        <w:numPr>
          <w:ilvl w:val="0"/>
          <w:numId w:val="18"/>
        </w:numPr>
        <w:ind w:left="720" w:hanging="360"/>
        <w:rPr>
          <w:u w:val="none"/>
        </w:rPr>
      </w:pPr>
      <w:r w:rsidDel="00000000" w:rsidR="00000000" w:rsidRPr="00000000">
        <w:rPr>
          <w:rtl w:val="0"/>
        </w:rPr>
        <w:t xml:space="preserve">replace() : reemplaza un caracter o una cadena de caracteres por otra.</w:t>
      </w:r>
    </w:p>
    <w:p w:rsidR="00000000" w:rsidDel="00000000" w:rsidP="00000000" w:rsidRDefault="00000000" w:rsidRPr="00000000" w14:paraId="00000202">
      <w:pPr>
        <w:numPr>
          <w:ilvl w:val="1"/>
          <w:numId w:val="18"/>
        </w:numPr>
        <w:ind w:left="1440" w:hanging="360"/>
        <w:rPr>
          <w:u w:val="none"/>
        </w:rPr>
      </w:pPr>
      <w:r w:rsidDel="00000000" w:rsidR="00000000" w:rsidRPr="00000000">
        <w:rPr>
          <w:rtl w:val="0"/>
        </w:rPr>
        <w:t xml:space="preserve">string.replace(cadena , reemplazoDeCadena)</w:t>
      </w:r>
    </w:p>
    <w:p w:rsidR="00000000" w:rsidDel="00000000" w:rsidP="00000000" w:rsidRDefault="00000000" w:rsidRPr="00000000" w14:paraId="00000203">
      <w:pPr>
        <w:numPr>
          <w:ilvl w:val="0"/>
          <w:numId w:val="18"/>
        </w:numPr>
        <w:ind w:left="720" w:hanging="360"/>
        <w:rPr>
          <w:u w:val="none"/>
        </w:rPr>
      </w:pPr>
      <w:r w:rsidDel="00000000" w:rsidR="00000000" w:rsidRPr="00000000">
        <w:rPr>
          <w:rtl w:val="0"/>
        </w:rPr>
        <w:t xml:space="preserve">startswith() : verifica si un string comienza con un carácter o una lista de caracteres específica</w:t>
      </w:r>
    </w:p>
    <w:p w:rsidR="00000000" w:rsidDel="00000000" w:rsidP="00000000" w:rsidRDefault="00000000" w:rsidRPr="00000000" w14:paraId="00000204">
      <w:pPr>
        <w:numPr>
          <w:ilvl w:val="1"/>
          <w:numId w:val="18"/>
        </w:numPr>
        <w:ind w:left="1440" w:hanging="360"/>
        <w:rPr>
          <w:u w:val="none"/>
        </w:rPr>
      </w:pPr>
      <w:r w:rsidDel="00000000" w:rsidR="00000000" w:rsidRPr="00000000">
        <w:rPr>
          <w:rtl w:val="0"/>
        </w:rPr>
        <w:t xml:space="preserve">string.startswith(otra_string)</w:t>
      </w:r>
    </w:p>
    <w:p w:rsidR="00000000" w:rsidDel="00000000" w:rsidP="00000000" w:rsidRDefault="00000000" w:rsidRPr="00000000" w14:paraId="00000205">
      <w:pPr>
        <w:numPr>
          <w:ilvl w:val="0"/>
          <w:numId w:val="18"/>
        </w:numPr>
        <w:ind w:left="720" w:hanging="360"/>
        <w:rPr>
          <w:u w:val="none"/>
        </w:rPr>
      </w:pPr>
      <w:r w:rsidDel="00000000" w:rsidR="00000000" w:rsidRPr="00000000">
        <w:rPr>
          <w:rtl w:val="0"/>
        </w:rPr>
        <w:t xml:space="preserve">endswith() : verifica si un string termina con un carácter o una lista de caracteres específica</w:t>
      </w:r>
    </w:p>
    <w:p w:rsidR="00000000" w:rsidDel="00000000" w:rsidP="00000000" w:rsidRDefault="00000000" w:rsidRPr="00000000" w14:paraId="00000206">
      <w:pPr>
        <w:numPr>
          <w:ilvl w:val="1"/>
          <w:numId w:val="18"/>
        </w:numPr>
        <w:ind w:left="1440" w:hanging="360"/>
        <w:rPr>
          <w:u w:val="none"/>
        </w:rPr>
      </w:pPr>
      <w:r w:rsidDel="00000000" w:rsidR="00000000" w:rsidRPr="00000000">
        <w:rPr>
          <w:rtl w:val="0"/>
        </w:rPr>
        <w:t xml:space="preserve">string.endswith(otra_string)</w:t>
      </w:r>
    </w:p>
    <w:p w:rsidR="00000000" w:rsidDel="00000000" w:rsidP="00000000" w:rsidRDefault="00000000" w:rsidRPr="00000000" w14:paraId="00000207">
      <w:pPr>
        <w:numPr>
          <w:ilvl w:val="0"/>
          <w:numId w:val="18"/>
        </w:numPr>
        <w:ind w:left="720" w:hanging="360"/>
        <w:rPr>
          <w:u w:val="none"/>
        </w:rPr>
      </w:pPr>
      <w:r w:rsidDel="00000000" w:rsidR="00000000" w:rsidRPr="00000000">
        <w:rPr>
          <w:rtl w:val="0"/>
        </w:rPr>
        <w:t xml:space="preserve">capitalize() : convierte la letra inicial de un string a mayúsculas, así “Hola mundo”</w:t>
      </w:r>
    </w:p>
    <w:p w:rsidR="00000000" w:rsidDel="00000000" w:rsidP="00000000" w:rsidRDefault="00000000" w:rsidRPr="00000000" w14:paraId="00000208">
      <w:pPr>
        <w:ind w:left="0" w:firstLine="0"/>
        <w:rPr/>
      </w:pPr>
      <w:r w:rsidDel="00000000" w:rsidR="00000000" w:rsidRPr="00000000">
        <w:rPr>
          <w:rtl w:val="0"/>
        </w:rPr>
        <w:t xml:space="preserve">Más información </w:t>
      </w:r>
      <w:hyperlink r:id="rId15">
        <w:r w:rsidDel="00000000" w:rsidR="00000000" w:rsidRPr="00000000">
          <w:rPr>
            <w:color w:val="1155cc"/>
            <w:u w:val="single"/>
            <w:rtl w:val="0"/>
          </w:rPr>
          <w:t xml:space="preserve">aquí</w:t>
        </w:r>
      </w:hyperlink>
      <w:r w:rsidDel="00000000" w:rsidR="00000000" w:rsidRPr="00000000">
        <w:rPr>
          <w:rtl w:val="0"/>
        </w:rPr>
      </w:r>
    </w:p>
    <w:p w:rsidR="00000000" w:rsidDel="00000000" w:rsidP="00000000" w:rsidRDefault="00000000" w:rsidRPr="00000000" w14:paraId="00000209">
      <w:pPr>
        <w:pStyle w:val="Heading2"/>
        <w:rPr/>
      </w:pPr>
      <w:bookmarkStart w:colFirst="0" w:colLast="0" w:name="_3hywdhabk6ud" w:id="32"/>
      <w:bookmarkEnd w:id="32"/>
      <w:r w:rsidDel="00000000" w:rsidR="00000000" w:rsidRPr="00000000">
        <w:rPr>
          <w:rtl w:val="0"/>
        </w:rPr>
        <w:t xml:space="preserve">Crear un help() para nuestras funciones</w:t>
      </w:r>
    </w:p>
    <w:p w:rsidR="00000000" w:rsidDel="00000000" w:rsidP="00000000" w:rsidRDefault="00000000" w:rsidRPr="00000000" w14:paraId="0000020A">
      <w:pPr>
        <w:rPr/>
      </w:pPr>
      <w:r w:rsidDel="00000000" w:rsidR="00000000" w:rsidRPr="00000000">
        <w:rPr>
          <w:rtl w:val="0"/>
        </w:rPr>
        <w:t xml:space="preserve">Normalmente cuando se crea una función también se crea una guia de como utilizarla y en python podemos crear esto con las triples comillas dobles, ejemplo:</w:t>
      </w:r>
    </w:p>
    <w:p w:rsidR="00000000" w:rsidDel="00000000" w:rsidP="00000000" w:rsidRDefault="00000000" w:rsidRPr="00000000" w14:paraId="0000020B">
      <w:pPr>
        <w:numPr>
          <w:ilvl w:val="0"/>
          <w:numId w:val="15"/>
        </w:numPr>
        <w:ind w:left="720" w:hanging="360"/>
        <w:rPr>
          <w:u w:val="none"/>
        </w:rPr>
      </w:pPr>
      <w:r w:rsidDel="00000000" w:rsidR="00000000" w:rsidRPr="00000000">
        <w:rPr>
          <w:rtl w:val="0"/>
        </w:rPr>
        <w:t xml:space="preserve">def my_function():</w:t>
      </w:r>
    </w:p>
    <w:p w:rsidR="00000000" w:rsidDel="00000000" w:rsidP="00000000" w:rsidRDefault="00000000" w:rsidRPr="00000000" w14:paraId="0000020C">
      <w:pPr>
        <w:numPr>
          <w:ilvl w:val="1"/>
          <w:numId w:val="15"/>
        </w:numPr>
        <w:ind w:left="1440" w:hanging="360"/>
        <w:rPr>
          <w:u w:val="none"/>
        </w:rPr>
      </w:pPr>
      <w:r w:rsidDel="00000000" w:rsidR="00000000" w:rsidRPr="00000000">
        <w:rPr>
          <w:rtl w:val="0"/>
        </w:rPr>
        <w:t xml:space="preserve">“””Esta es una guia de como utilizar la funcion my_function()”””</w:t>
      </w:r>
    </w:p>
    <w:p w:rsidR="00000000" w:rsidDel="00000000" w:rsidP="00000000" w:rsidRDefault="00000000" w:rsidRPr="00000000" w14:paraId="0000020D">
      <w:pPr>
        <w:numPr>
          <w:ilvl w:val="1"/>
          <w:numId w:val="15"/>
        </w:numPr>
        <w:ind w:left="1440" w:hanging="360"/>
        <w:rPr>
          <w:u w:val="none"/>
        </w:rPr>
      </w:pPr>
      <w:r w:rsidDel="00000000" w:rsidR="00000000" w:rsidRPr="00000000">
        <w:rPr>
          <w:rtl w:val="0"/>
        </w:rPr>
        <w:t xml:space="preserve">pass</w:t>
      </w:r>
    </w:p>
    <w:p w:rsidR="00000000" w:rsidDel="00000000" w:rsidP="00000000" w:rsidRDefault="00000000" w:rsidRPr="00000000" w14:paraId="0000020E">
      <w:pPr>
        <w:numPr>
          <w:ilvl w:val="1"/>
          <w:numId w:val="15"/>
        </w:numPr>
        <w:ind w:left="1440" w:hanging="360"/>
        <w:rPr>
          <w:u w:val="none"/>
        </w:rPr>
      </w:pPr>
      <w:r w:rsidDel="00000000" w:rsidR="00000000" w:rsidRPr="00000000">
        <w:rPr>
          <w:rtl w:val="0"/>
        </w:rPr>
      </w:r>
    </w:p>
    <w:p w:rsidR="00000000" w:rsidDel="00000000" w:rsidP="00000000" w:rsidRDefault="00000000" w:rsidRPr="00000000" w14:paraId="0000020F">
      <w:pPr>
        <w:ind w:left="0" w:firstLine="0"/>
        <w:rPr/>
      </w:pPr>
      <w:r w:rsidDel="00000000" w:rsidR="00000000" w:rsidRPr="00000000">
        <w:rPr>
          <w:rtl w:val="0"/>
        </w:rPr>
        <w:t xml:space="preserve">Ahora si alguien quiere saber cómo utilizar nuestra función sólo tendrá que teclear “</w:t>
      </w:r>
      <w:r w:rsidDel="00000000" w:rsidR="00000000" w:rsidRPr="00000000">
        <w:rPr>
          <w:b w:val="1"/>
          <w:rtl w:val="0"/>
        </w:rPr>
        <w:t xml:space="preserve">help(my_function)</w:t>
      </w:r>
      <w:r w:rsidDel="00000000" w:rsidR="00000000" w:rsidRPr="00000000">
        <w:rPr>
          <w:rtl w:val="0"/>
        </w:rPr>
        <w:t xml:space="preserve">”</w:t>
      </w:r>
    </w:p>
    <w:p w:rsidR="00000000" w:rsidDel="00000000" w:rsidP="00000000" w:rsidRDefault="00000000" w:rsidRPr="00000000" w14:paraId="00000210">
      <w:pPr>
        <w:ind w:left="0" w:firstLine="0"/>
        <w:rPr/>
      </w:pPr>
      <w:r w:rsidDel="00000000" w:rsidR="00000000" w:rsidRPr="00000000">
        <w:rPr>
          <w:rtl w:val="0"/>
        </w:rPr>
      </w:r>
    </w:p>
    <w:p w:rsidR="00000000" w:rsidDel="00000000" w:rsidP="00000000" w:rsidRDefault="00000000" w:rsidRPr="00000000" w14:paraId="00000211">
      <w:pPr>
        <w:pStyle w:val="Heading2"/>
        <w:rPr/>
      </w:pPr>
      <w:bookmarkStart w:colFirst="0" w:colLast="0" w:name="_pr0xuseprgdz" w:id="33"/>
      <w:bookmarkEnd w:id="33"/>
      <w:r w:rsidDel="00000000" w:rsidR="00000000" w:rsidRPr="00000000">
        <w:rPr>
          <w:rtl w:val="0"/>
        </w:rPr>
        <w:t xml:space="preserve">Slices en python</w:t>
      </w:r>
    </w:p>
    <w:p w:rsidR="00000000" w:rsidDel="00000000" w:rsidP="00000000" w:rsidRDefault="00000000" w:rsidRPr="00000000" w14:paraId="00000212">
      <w:pPr>
        <w:rPr/>
      </w:pPr>
      <w:r w:rsidDel="00000000" w:rsidR="00000000" w:rsidRPr="00000000">
        <w:rPr>
          <w:rtl w:val="0"/>
        </w:rPr>
        <w:t xml:space="preserve">Python tiene una de las sintaxis más poderosas para manipular secuencias</w:t>
      </w:r>
    </w:p>
    <w:p w:rsidR="00000000" w:rsidDel="00000000" w:rsidP="00000000" w:rsidRDefault="00000000" w:rsidRPr="00000000" w14:paraId="00000213">
      <w:pPr>
        <w:rPr/>
      </w:pPr>
      <w:r w:rsidDel="00000000" w:rsidR="00000000" w:rsidRPr="00000000">
        <w:rPr>
          <w:rtl w:val="0"/>
        </w:rPr>
        <w:t xml:space="preserve">Esta sintaxis se llama slice (rebanada en español)</w:t>
      </w:r>
    </w:p>
    <w:p w:rsidR="00000000" w:rsidDel="00000000" w:rsidP="00000000" w:rsidRDefault="00000000" w:rsidRPr="00000000" w14:paraId="00000214">
      <w:pPr>
        <w:ind w:firstLine="720"/>
        <w:rPr>
          <w:b w:val="1"/>
        </w:rPr>
      </w:pPr>
      <w:r w:rsidDel="00000000" w:rsidR="00000000" w:rsidRPr="00000000">
        <w:rPr>
          <w:b w:val="1"/>
          <w:rtl w:val="0"/>
        </w:rPr>
        <w:t xml:space="preserve"> secuencia[comienzo:final:pasos]</w:t>
      </w:r>
    </w:p>
    <w:p w:rsidR="00000000" w:rsidDel="00000000" w:rsidP="00000000" w:rsidRDefault="00000000" w:rsidRPr="00000000" w14:paraId="00000215">
      <w:pPr>
        <w:rPr/>
      </w:pPr>
      <w:r w:rsidDel="00000000" w:rsidR="00000000" w:rsidRPr="00000000">
        <w:rPr>
          <w:rtl w:val="0"/>
        </w:rPr>
        <w:t xml:space="preserve">Ej.</w:t>
      </w:r>
    </w:p>
    <w:p w:rsidR="00000000" w:rsidDel="00000000" w:rsidP="00000000" w:rsidRDefault="00000000" w:rsidRPr="00000000" w14:paraId="00000216">
      <w:pPr>
        <w:ind w:left="720" w:firstLine="0"/>
        <w:rPr/>
      </w:pPr>
      <w:r w:rsidDel="00000000" w:rsidR="00000000" w:rsidRPr="00000000">
        <w:rPr>
          <w:rtl w:val="0"/>
        </w:rPr>
      </w:r>
    </w:p>
    <w:p w:rsidR="00000000" w:rsidDel="00000000" w:rsidP="00000000" w:rsidRDefault="00000000" w:rsidRPr="00000000" w14:paraId="00000217">
      <w:pPr>
        <w:numPr>
          <w:ilvl w:val="0"/>
          <w:numId w:val="6"/>
        </w:numPr>
        <w:ind w:left="720" w:hanging="360"/>
        <w:rPr>
          <w:b w:val="1"/>
          <w:i w:val="1"/>
          <w:sz w:val="20"/>
          <w:szCs w:val="20"/>
        </w:rPr>
      </w:pPr>
      <w:r w:rsidDel="00000000" w:rsidR="00000000" w:rsidRPr="00000000">
        <w:rPr>
          <w:b w:val="1"/>
          <w:i w:val="1"/>
          <w:sz w:val="20"/>
          <w:szCs w:val="20"/>
          <w:rtl w:val="0"/>
        </w:rPr>
        <w:t xml:space="preserve">my_name = ‘David’</w:t>
      </w:r>
    </w:p>
    <w:p w:rsidR="00000000" w:rsidDel="00000000" w:rsidP="00000000" w:rsidRDefault="00000000" w:rsidRPr="00000000" w14:paraId="00000218">
      <w:pPr>
        <w:numPr>
          <w:ilvl w:val="0"/>
          <w:numId w:val="6"/>
        </w:numPr>
        <w:ind w:left="720" w:hanging="360"/>
        <w:rPr>
          <w:b w:val="1"/>
          <w:i w:val="1"/>
          <w:sz w:val="20"/>
          <w:szCs w:val="20"/>
        </w:rPr>
      </w:pPr>
      <w:r w:rsidDel="00000000" w:rsidR="00000000" w:rsidRPr="00000000">
        <w:rPr>
          <w:b w:val="1"/>
          <w:i w:val="1"/>
          <w:sz w:val="20"/>
          <w:szCs w:val="20"/>
          <w:rtl w:val="0"/>
        </w:rPr>
        <w:t xml:space="preserve">my_name[0]</w:t>
      </w:r>
    </w:p>
    <w:p w:rsidR="00000000" w:rsidDel="00000000" w:rsidP="00000000" w:rsidRDefault="00000000" w:rsidRPr="00000000" w14:paraId="00000219">
      <w:pPr>
        <w:numPr>
          <w:ilvl w:val="1"/>
          <w:numId w:val="6"/>
        </w:numPr>
        <w:ind w:left="1440" w:hanging="360"/>
        <w:rPr>
          <w:b w:val="1"/>
          <w:i w:val="1"/>
          <w:sz w:val="20"/>
          <w:szCs w:val="20"/>
          <w:u w:val="none"/>
        </w:rPr>
      </w:pPr>
      <w:r w:rsidDel="00000000" w:rsidR="00000000" w:rsidRPr="00000000">
        <w:rPr>
          <w:b w:val="1"/>
          <w:i w:val="1"/>
          <w:sz w:val="20"/>
          <w:szCs w:val="20"/>
          <w:rtl w:val="0"/>
        </w:rPr>
        <w:t xml:space="preserve">D</w:t>
      </w:r>
    </w:p>
    <w:p w:rsidR="00000000" w:rsidDel="00000000" w:rsidP="00000000" w:rsidRDefault="00000000" w:rsidRPr="00000000" w14:paraId="0000021A">
      <w:pPr>
        <w:numPr>
          <w:ilvl w:val="0"/>
          <w:numId w:val="6"/>
        </w:numPr>
        <w:ind w:left="720" w:hanging="360"/>
        <w:rPr>
          <w:b w:val="1"/>
          <w:i w:val="1"/>
          <w:sz w:val="20"/>
          <w:szCs w:val="20"/>
        </w:rPr>
      </w:pPr>
      <w:r w:rsidDel="00000000" w:rsidR="00000000" w:rsidRPr="00000000">
        <w:rPr>
          <w:b w:val="1"/>
          <w:i w:val="1"/>
          <w:sz w:val="20"/>
          <w:szCs w:val="20"/>
          <w:rtl w:val="0"/>
        </w:rPr>
        <w:t xml:space="preserve">my_name[-1]</w:t>
      </w:r>
    </w:p>
    <w:p w:rsidR="00000000" w:rsidDel="00000000" w:rsidP="00000000" w:rsidRDefault="00000000" w:rsidRPr="00000000" w14:paraId="0000021B">
      <w:pPr>
        <w:numPr>
          <w:ilvl w:val="1"/>
          <w:numId w:val="6"/>
        </w:numPr>
        <w:ind w:left="1440" w:hanging="360"/>
        <w:rPr>
          <w:b w:val="1"/>
          <w:i w:val="1"/>
          <w:sz w:val="20"/>
          <w:szCs w:val="20"/>
          <w:u w:val="none"/>
        </w:rPr>
      </w:pPr>
      <w:r w:rsidDel="00000000" w:rsidR="00000000" w:rsidRPr="00000000">
        <w:rPr>
          <w:b w:val="1"/>
          <w:i w:val="1"/>
          <w:sz w:val="20"/>
          <w:szCs w:val="20"/>
          <w:rtl w:val="0"/>
        </w:rPr>
        <w:t xml:space="preserve">d</w:t>
      </w:r>
    </w:p>
    <w:p w:rsidR="00000000" w:rsidDel="00000000" w:rsidP="00000000" w:rsidRDefault="00000000" w:rsidRPr="00000000" w14:paraId="0000021C">
      <w:pPr>
        <w:numPr>
          <w:ilvl w:val="0"/>
          <w:numId w:val="6"/>
        </w:numPr>
        <w:ind w:left="720" w:hanging="360"/>
        <w:rPr>
          <w:b w:val="1"/>
          <w:i w:val="1"/>
          <w:sz w:val="20"/>
          <w:szCs w:val="20"/>
        </w:rPr>
      </w:pPr>
      <w:r w:rsidDel="00000000" w:rsidR="00000000" w:rsidRPr="00000000">
        <w:rPr>
          <w:b w:val="1"/>
          <w:i w:val="1"/>
          <w:sz w:val="20"/>
          <w:szCs w:val="20"/>
          <w:rtl w:val="0"/>
        </w:rPr>
        <w:t xml:space="preserve">my_name[0:3]</w:t>
      </w:r>
    </w:p>
    <w:p w:rsidR="00000000" w:rsidDel="00000000" w:rsidP="00000000" w:rsidRDefault="00000000" w:rsidRPr="00000000" w14:paraId="0000021D">
      <w:pPr>
        <w:numPr>
          <w:ilvl w:val="1"/>
          <w:numId w:val="6"/>
        </w:numPr>
        <w:ind w:left="1440" w:hanging="360"/>
        <w:rPr>
          <w:b w:val="1"/>
          <w:i w:val="1"/>
          <w:sz w:val="20"/>
          <w:szCs w:val="20"/>
          <w:u w:val="none"/>
        </w:rPr>
      </w:pPr>
      <w:r w:rsidDel="00000000" w:rsidR="00000000" w:rsidRPr="00000000">
        <w:rPr>
          <w:b w:val="1"/>
          <w:i w:val="1"/>
          <w:sz w:val="20"/>
          <w:szCs w:val="20"/>
          <w:rtl w:val="0"/>
        </w:rPr>
        <w:t xml:space="preserve">Dav</w:t>
      </w:r>
    </w:p>
    <w:p w:rsidR="00000000" w:rsidDel="00000000" w:rsidP="00000000" w:rsidRDefault="00000000" w:rsidRPr="00000000" w14:paraId="0000021E">
      <w:pPr>
        <w:numPr>
          <w:ilvl w:val="0"/>
          <w:numId w:val="6"/>
        </w:numPr>
        <w:ind w:left="720" w:hanging="360"/>
        <w:rPr>
          <w:b w:val="1"/>
          <w:i w:val="1"/>
          <w:sz w:val="20"/>
          <w:szCs w:val="20"/>
        </w:rPr>
      </w:pPr>
      <w:r w:rsidDel="00000000" w:rsidR="00000000" w:rsidRPr="00000000">
        <w:rPr>
          <w:b w:val="1"/>
          <w:i w:val="1"/>
          <w:sz w:val="20"/>
          <w:szCs w:val="20"/>
          <w:rtl w:val="0"/>
        </w:rPr>
        <w:t xml:space="preserve">my_name[::2]</w:t>
      </w:r>
    </w:p>
    <w:p w:rsidR="00000000" w:rsidDel="00000000" w:rsidP="00000000" w:rsidRDefault="00000000" w:rsidRPr="00000000" w14:paraId="0000021F">
      <w:pPr>
        <w:numPr>
          <w:ilvl w:val="1"/>
          <w:numId w:val="6"/>
        </w:numPr>
        <w:ind w:left="1440" w:hanging="360"/>
        <w:rPr>
          <w:b w:val="1"/>
          <w:i w:val="1"/>
          <w:sz w:val="20"/>
          <w:szCs w:val="20"/>
        </w:rPr>
      </w:pPr>
      <w:r w:rsidDel="00000000" w:rsidR="00000000" w:rsidRPr="00000000">
        <w:rPr>
          <w:b w:val="1"/>
          <w:i w:val="1"/>
          <w:sz w:val="20"/>
          <w:szCs w:val="20"/>
          <w:rtl w:val="0"/>
        </w:rPr>
        <w:t xml:space="preserve">Dvd</w:t>
      </w:r>
    </w:p>
    <w:p w:rsidR="00000000" w:rsidDel="00000000" w:rsidP="00000000" w:rsidRDefault="00000000" w:rsidRPr="00000000" w14:paraId="00000220">
      <w:pPr>
        <w:numPr>
          <w:ilvl w:val="0"/>
          <w:numId w:val="6"/>
        </w:numPr>
        <w:ind w:left="720" w:hanging="360"/>
        <w:rPr>
          <w:b w:val="1"/>
          <w:i w:val="1"/>
          <w:sz w:val="20"/>
          <w:szCs w:val="20"/>
        </w:rPr>
      </w:pPr>
      <w:r w:rsidDel="00000000" w:rsidR="00000000" w:rsidRPr="00000000">
        <w:rPr>
          <w:b w:val="1"/>
          <w:i w:val="1"/>
          <w:sz w:val="20"/>
          <w:szCs w:val="20"/>
          <w:rtl w:val="0"/>
        </w:rPr>
        <w:t xml:space="preserve">my_name[::-1]</w:t>
      </w:r>
    </w:p>
    <w:p w:rsidR="00000000" w:rsidDel="00000000" w:rsidP="00000000" w:rsidRDefault="00000000" w:rsidRPr="00000000" w14:paraId="00000221">
      <w:pPr>
        <w:numPr>
          <w:ilvl w:val="1"/>
          <w:numId w:val="6"/>
        </w:numPr>
        <w:ind w:left="1440" w:hanging="360"/>
        <w:rPr>
          <w:b w:val="1"/>
          <w:i w:val="1"/>
          <w:sz w:val="20"/>
          <w:szCs w:val="20"/>
        </w:rPr>
      </w:pPr>
      <w:r w:rsidDel="00000000" w:rsidR="00000000" w:rsidRPr="00000000">
        <w:rPr>
          <w:b w:val="1"/>
          <w:i w:val="1"/>
          <w:sz w:val="20"/>
          <w:szCs w:val="20"/>
          <w:rtl w:val="0"/>
        </w:rPr>
        <w:t xml:space="preserve">divaD</w:t>
      </w:r>
    </w:p>
    <w:p w:rsidR="00000000" w:rsidDel="00000000" w:rsidP="00000000" w:rsidRDefault="00000000" w:rsidRPr="00000000" w14:paraId="00000222">
      <w:pPr>
        <w:rPr/>
      </w:pPr>
      <w:r w:rsidDel="00000000" w:rsidR="00000000" w:rsidRPr="00000000">
        <w:rPr>
          <w:rtl w:val="0"/>
        </w:rPr>
        <w:t xml:space="preserve">En el último esto sucede porque al poner el número de pasos en 2 significa que va a ir de dos en dos recorriendo las letras así que solo toma las letras que están en la posición 0,2,4… </w:t>
      </w:r>
    </w:p>
    <w:p w:rsidR="00000000" w:rsidDel="00000000" w:rsidP="00000000" w:rsidRDefault="00000000" w:rsidRPr="00000000" w14:paraId="00000223">
      <w:pPr>
        <w:rPr/>
      </w:pPr>
      <w:r w:rsidDel="00000000" w:rsidR="00000000" w:rsidRPr="00000000">
        <w:rPr>
          <w:rtl w:val="0"/>
        </w:rPr>
        <w:t xml:space="preserve">Ojo, si colocamos el índice así [1::2] tomaría la posición 1 como la posición 0.</w:t>
      </w:r>
    </w:p>
    <w:p w:rsidR="00000000" w:rsidDel="00000000" w:rsidP="00000000" w:rsidRDefault="00000000" w:rsidRPr="00000000" w14:paraId="00000224">
      <w:pPr>
        <w:rPr/>
      </w:pPr>
      <w:r w:rsidDel="00000000" w:rsidR="00000000" w:rsidRPr="00000000">
        <w:rPr>
          <w:rtl w:val="0"/>
        </w:rPr>
        <w:t xml:space="preserve">Nota:</w:t>
      </w:r>
    </w:p>
    <w:p w:rsidR="00000000" w:rsidDel="00000000" w:rsidP="00000000" w:rsidRDefault="00000000" w:rsidRPr="00000000" w14:paraId="00000225">
      <w:pPr>
        <w:rPr/>
      </w:pPr>
      <w:r w:rsidDel="00000000" w:rsidR="00000000" w:rsidRPr="00000000">
        <w:rPr>
          <w:rtl w:val="0"/>
        </w:rPr>
        <w:t xml:space="preserve">El carácter que está en la posición final no se cuenta, por eso a pesar de que en la 3ra línea del ejemplo va hasta la posición 3, no aparece la “i”.</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2"/>
        <w:rPr/>
      </w:pPr>
      <w:bookmarkStart w:colFirst="0" w:colLast="0" w:name="_d51kciph57k" w:id="34"/>
      <w:bookmarkEnd w:id="34"/>
      <w:r w:rsidDel="00000000" w:rsidR="00000000" w:rsidRPr="00000000">
        <w:rPr>
          <w:rtl w:val="0"/>
        </w:rPr>
        <w:t xml:space="preserve">Métodos join() y split() en Python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b w:val="1"/>
        </w:rPr>
      </w:pPr>
      <w:r w:rsidDel="00000000" w:rsidR="00000000" w:rsidRPr="00000000">
        <w:rPr>
          <w:b w:val="1"/>
          <w:rtl w:val="0"/>
        </w:rPr>
        <w:t xml:space="preserve">S.join(sequencee):</w:t>
      </w:r>
    </w:p>
    <w:p w:rsidR="00000000" w:rsidDel="00000000" w:rsidP="00000000" w:rsidRDefault="00000000" w:rsidRPr="00000000" w14:paraId="0000022A">
      <w:pPr>
        <w:rPr/>
      </w:pPr>
      <w:r w:rsidDel="00000000" w:rsidR="00000000" w:rsidRPr="00000000">
        <w:rPr>
          <w:rtl w:val="0"/>
        </w:rPr>
        <w:t xml:space="preserve">Retorna una CADENA resultante de concatenar la “cadena de la secuencia”, separada por la cadena (S) sobre la que se llama al método.</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i w:val="1"/>
          <w:sz w:val="20"/>
          <w:szCs w:val="20"/>
        </w:rPr>
      </w:pPr>
      <w:r w:rsidDel="00000000" w:rsidR="00000000" w:rsidRPr="00000000">
        <w:rPr>
          <w:i w:val="1"/>
          <w:sz w:val="20"/>
          <w:szCs w:val="20"/>
          <w:rtl w:val="0"/>
        </w:rPr>
        <w:t xml:space="preserve">&gt;&gt;&gt; '-'.join(['1','2','4','1'])</w:t>
      </w:r>
    </w:p>
    <w:p w:rsidR="00000000" w:rsidDel="00000000" w:rsidP="00000000" w:rsidRDefault="00000000" w:rsidRPr="00000000" w14:paraId="0000022D">
      <w:pPr>
        <w:rPr>
          <w:i w:val="1"/>
          <w:sz w:val="20"/>
          <w:szCs w:val="20"/>
        </w:rPr>
      </w:pPr>
      <w:r w:rsidDel="00000000" w:rsidR="00000000" w:rsidRPr="00000000">
        <w:rPr>
          <w:i w:val="1"/>
          <w:sz w:val="20"/>
          <w:szCs w:val="20"/>
          <w:rtl w:val="0"/>
        </w:rPr>
        <w:t xml:space="preserve">'1-2-4-1'</w:t>
      </w:r>
    </w:p>
    <w:p w:rsidR="00000000" w:rsidDel="00000000" w:rsidP="00000000" w:rsidRDefault="00000000" w:rsidRPr="00000000" w14:paraId="0000022E">
      <w:pPr>
        <w:rPr>
          <w:i w:val="1"/>
          <w:sz w:val="20"/>
          <w:szCs w:val="20"/>
        </w:rPr>
      </w:pPr>
      <w:r w:rsidDel="00000000" w:rsidR="00000000" w:rsidRPr="00000000">
        <w:rPr>
          <w:i w:val="1"/>
          <w:sz w:val="20"/>
          <w:szCs w:val="20"/>
          <w:rtl w:val="0"/>
        </w:rPr>
        <w:t xml:space="preserve">&gt;&gt;&gt; '-'.join('asdfghjkl')</w:t>
      </w:r>
    </w:p>
    <w:p w:rsidR="00000000" w:rsidDel="00000000" w:rsidP="00000000" w:rsidRDefault="00000000" w:rsidRPr="00000000" w14:paraId="0000022F">
      <w:pPr>
        <w:rPr>
          <w:i w:val="1"/>
          <w:sz w:val="20"/>
          <w:szCs w:val="20"/>
        </w:rPr>
      </w:pPr>
      <w:r w:rsidDel="00000000" w:rsidR="00000000" w:rsidRPr="00000000">
        <w:rPr>
          <w:i w:val="1"/>
          <w:sz w:val="20"/>
          <w:szCs w:val="20"/>
          <w:rtl w:val="0"/>
        </w:rPr>
        <w:t xml:space="preserve">'a-s-d-f-g-h-j-k-l'</w:t>
      </w:r>
    </w:p>
    <w:p w:rsidR="00000000" w:rsidDel="00000000" w:rsidP="00000000" w:rsidRDefault="00000000" w:rsidRPr="00000000" w14:paraId="00000230">
      <w:pPr>
        <w:rPr>
          <w:i w:val="1"/>
          <w:sz w:val="20"/>
          <w:szCs w:val="20"/>
        </w:rPr>
      </w:pPr>
      <w:r w:rsidDel="00000000" w:rsidR="00000000" w:rsidRPr="00000000">
        <w:rPr>
          <w:i w:val="1"/>
          <w:sz w:val="20"/>
          <w:szCs w:val="20"/>
          <w:rtl w:val="0"/>
        </w:rPr>
        <w:t xml:space="preserve">&gt;&gt;&gt; ''.join('asdfghjkl')</w:t>
      </w:r>
    </w:p>
    <w:p w:rsidR="00000000" w:rsidDel="00000000" w:rsidP="00000000" w:rsidRDefault="00000000" w:rsidRPr="00000000" w14:paraId="00000231">
      <w:pPr>
        <w:rPr>
          <w:i w:val="1"/>
          <w:sz w:val="20"/>
          <w:szCs w:val="20"/>
        </w:rPr>
      </w:pPr>
      <w:r w:rsidDel="00000000" w:rsidR="00000000" w:rsidRPr="00000000">
        <w:rPr>
          <w:i w:val="1"/>
          <w:sz w:val="20"/>
          <w:szCs w:val="20"/>
          <w:rtl w:val="0"/>
        </w:rPr>
        <w:t xml:space="preserve">'asdfghjkl'</w:t>
      </w:r>
    </w:p>
    <w:p w:rsidR="00000000" w:rsidDel="00000000" w:rsidP="00000000" w:rsidRDefault="00000000" w:rsidRPr="00000000" w14:paraId="00000232">
      <w:pPr>
        <w:rPr>
          <w:i w:val="1"/>
          <w:sz w:val="20"/>
          <w:szCs w:val="20"/>
        </w:rPr>
      </w:pPr>
      <w:r w:rsidDel="00000000" w:rsidR="00000000" w:rsidRPr="00000000">
        <w:rPr>
          <w:i w:val="1"/>
          <w:sz w:val="20"/>
          <w:szCs w:val="20"/>
          <w:rtl w:val="0"/>
        </w:rPr>
        <w:t xml:space="preserve">&gt;&gt;&gt; '*poi*'.join('asdfghjkl')</w:t>
      </w:r>
    </w:p>
    <w:p w:rsidR="00000000" w:rsidDel="00000000" w:rsidP="00000000" w:rsidRDefault="00000000" w:rsidRPr="00000000" w14:paraId="00000233">
      <w:pPr>
        <w:rPr>
          <w:i w:val="1"/>
          <w:sz w:val="20"/>
          <w:szCs w:val="20"/>
        </w:rPr>
      </w:pPr>
      <w:r w:rsidDel="00000000" w:rsidR="00000000" w:rsidRPr="00000000">
        <w:rPr>
          <w:i w:val="1"/>
          <w:sz w:val="20"/>
          <w:szCs w:val="20"/>
          <w:rtl w:val="0"/>
        </w:rPr>
        <w:t xml:space="preserve">'a*poi*s*poi*d*poi*f*poi*g*poi*h*poi*j*poi*k*poi*l'</w:t>
      </w:r>
    </w:p>
    <w:p w:rsidR="00000000" w:rsidDel="00000000" w:rsidP="00000000" w:rsidRDefault="00000000" w:rsidRPr="00000000" w14:paraId="00000234">
      <w:pPr>
        <w:rPr>
          <w:i w:val="1"/>
          <w:sz w:val="20"/>
          <w:szCs w:val="20"/>
        </w:rPr>
      </w:pPr>
      <w:r w:rsidDel="00000000" w:rsidR="00000000" w:rsidRPr="00000000">
        <w:rPr>
          <w:i w:val="1"/>
          <w:sz w:val="20"/>
          <w:szCs w:val="20"/>
          <w:rtl w:val="0"/>
        </w:rPr>
        <w:t xml:space="preserve">&gt;&gt;&gt; '-'.join('s s d f g')</w:t>
      </w:r>
    </w:p>
    <w:p w:rsidR="00000000" w:rsidDel="00000000" w:rsidP="00000000" w:rsidRDefault="00000000" w:rsidRPr="00000000" w14:paraId="00000235">
      <w:pPr>
        <w:rPr>
          <w:i w:val="1"/>
          <w:sz w:val="20"/>
          <w:szCs w:val="20"/>
        </w:rPr>
      </w:pPr>
      <w:r w:rsidDel="00000000" w:rsidR="00000000" w:rsidRPr="00000000">
        <w:rPr>
          <w:i w:val="1"/>
          <w:sz w:val="20"/>
          <w:szCs w:val="20"/>
          <w:rtl w:val="0"/>
        </w:rPr>
        <w:t xml:space="preserve">'s- -s- -d- -f- -g'</w:t>
      </w:r>
    </w:p>
    <w:p w:rsidR="00000000" w:rsidDel="00000000" w:rsidP="00000000" w:rsidRDefault="00000000" w:rsidRPr="00000000" w14:paraId="00000236">
      <w:pPr>
        <w:rPr>
          <w:i w:val="1"/>
          <w:sz w:val="20"/>
          <w:szCs w:val="20"/>
        </w:rPr>
      </w:pPr>
      <w:r w:rsidDel="00000000" w:rsidR="00000000" w:rsidRPr="00000000">
        <w:rPr>
          <w:i w:val="1"/>
          <w:sz w:val="20"/>
          <w:szCs w:val="20"/>
          <w:rtl w:val="0"/>
        </w:rPr>
        <w:t xml:space="preserve">&gt;&gt;&gt; '-'.join('ssdfg')</w:t>
      </w:r>
    </w:p>
    <w:p w:rsidR="00000000" w:rsidDel="00000000" w:rsidP="00000000" w:rsidRDefault="00000000" w:rsidRPr="00000000" w14:paraId="00000237">
      <w:pPr>
        <w:rPr>
          <w:i w:val="1"/>
          <w:sz w:val="20"/>
          <w:szCs w:val="20"/>
        </w:rPr>
      </w:pPr>
      <w:r w:rsidDel="00000000" w:rsidR="00000000" w:rsidRPr="00000000">
        <w:rPr>
          <w:i w:val="1"/>
          <w:sz w:val="20"/>
          <w:szCs w:val="20"/>
          <w:rtl w:val="0"/>
        </w:rPr>
        <w:t xml:space="preserve">'s-s-d-f-g'</w:t>
      </w:r>
    </w:p>
    <w:p w:rsidR="00000000" w:rsidDel="00000000" w:rsidP="00000000" w:rsidRDefault="00000000" w:rsidRPr="00000000" w14:paraId="00000238">
      <w:pPr>
        <w:rPr>
          <w:i w:val="1"/>
          <w:sz w:val="20"/>
          <w:szCs w:val="20"/>
        </w:rPr>
      </w:pPr>
      <w:r w:rsidDel="00000000" w:rsidR="00000000" w:rsidRPr="00000000">
        <w:rPr>
          <w:i w:val="1"/>
          <w:sz w:val="20"/>
          <w:szCs w:val="20"/>
          <w:rtl w:val="0"/>
        </w:rPr>
        <w:t xml:space="preserve">&gt;&gt;&gt; a = ['a', 'b', 'c', 'd']</w:t>
      </w:r>
    </w:p>
    <w:p w:rsidR="00000000" w:rsidDel="00000000" w:rsidP="00000000" w:rsidRDefault="00000000" w:rsidRPr="00000000" w14:paraId="00000239">
      <w:pPr>
        <w:rPr>
          <w:i w:val="1"/>
          <w:sz w:val="20"/>
          <w:szCs w:val="20"/>
        </w:rPr>
      </w:pPr>
      <w:r w:rsidDel="00000000" w:rsidR="00000000" w:rsidRPr="00000000">
        <w:rPr>
          <w:i w:val="1"/>
          <w:sz w:val="20"/>
          <w:szCs w:val="20"/>
          <w:rtl w:val="0"/>
        </w:rPr>
        <w:t xml:space="preserve">&gt;&gt;&gt; "".join(a)</w:t>
      </w:r>
    </w:p>
    <w:p w:rsidR="00000000" w:rsidDel="00000000" w:rsidP="00000000" w:rsidRDefault="00000000" w:rsidRPr="00000000" w14:paraId="0000023A">
      <w:pPr>
        <w:rPr>
          <w:i w:val="1"/>
          <w:sz w:val="20"/>
          <w:szCs w:val="20"/>
        </w:rPr>
      </w:pPr>
      <w:r w:rsidDel="00000000" w:rsidR="00000000" w:rsidRPr="00000000">
        <w:rPr>
          <w:i w:val="1"/>
          <w:sz w:val="20"/>
          <w:szCs w:val="20"/>
          <w:rtl w:val="0"/>
        </w:rPr>
        <w:t xml:space="preserve">'abcd'</w:t>
      </w:r>
    </w:p>
    <w:p w:rsidR="00000000" w:rsidDel="00000000" w:rsidP="00000000" w:rsidRDefault="00000000" w:rsidRPr="00000000" w14:paraId="0000023B">
      <w:pPr>
        <w:rPr>
          <w:i w:val="1"/>
          <w:sz w:val="20"/>
          <w:szCs w:val="20"/>
        </w:rPr>
      </w:pPr>
      <w:r w:rsidDel="00000000" w:rsidR="00000000" w:rsidRPr="00000000">
        <w:rPr>
          <w:i w:val="1"/>
          <w:sz w:val="20"/>
          <w:szCs w:val="20"/>
          <w:rtl w:val="0"/>
        </w:rPr>
        <w:t xml:space="preserve">&gt;&gt;&gt;</w:t>
      </w:r>
    </w:p>
    <w:p w:rsidR="00000000" w:rsidDel="00000000" w:rsidP="00000000" w:rsidRDefault="00000000" w:rsidRPr="00000000" w14:paraId="0000023C">
      <w:pPr>
        <w:rPr>
          <w:i w:val="1"/>
          <w:sz w:val="20"/>
          <w:szCs w:val="20"/>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Un buen truco con join() es dar formato a las salidas: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i w:val="1"/>
          <w:sz w:val="20"/>
          <w:szCs w:val="20"/>
        </w:rPr>
      </w:pPr>
      <w:r w:rsidDel="00000000" w:rsidR="00000000" w:rsidRPr="00000000">
        <w:rPr>
          <w:i w:val="1"/>
          <w:sz w:val="20"/>
          <w:szCs w:val="20"/>
          <w:rtl w:val="0"/>
        </w:rPr>
        <w:t xml:space="preserve">&gt;&gt;&gt; L = ['a', 'b', 'c', 'd']</w:t>
      </w:r>
    </w:p>
    <w:p w:rsidR="00000000" w:rsidDel="00000000" w:rsidP="00000000" w:rsidRDefault="00000000" w:rsidRPr="00000000" w14:paraId="00000240">
      <w:pPr>
        <w:rPr>
          <w:i w:val="1"/>
          <w:sz w:val="20"/>
          <w:szCs w:val="20"/>
        </w:rPr>
      </w:pPr>
      <w:r w:rsidDel="00000000" w:rsidR="00000000" w:rsidRPr="00000000">
        <w:rPr>
          <w:i w:val="1"/>
          <w:sz w:val="20"/>
          <w:szCs w:val="20"/>
          <w:rtl w:val="0"/>
        </w:rPr>
        <w:t xml:space="preserve">&gt;&gt;&gt; "\n".join(L)</w:t>
      </w:r>
    </w:p>
    <w:p w:rsidR="00000000" w:rsidDel="00000000" w:rsidP="00000000" w:rsidRDefault="00000000" w:rsidRPr="00000000" w14:paraId="00000241">
      <w:pPr>
        <w:rPr>
          <w:i w:val="1"/>
          <w:sz w:val="20"/>
          <w:szCs w:val="20"/>
        </w:rPr>
      </w:pPr>
      <w:r w:rsidDel="00000000" w:rsidR="00000000" w:rsidRPr="00000000">
        <w:rPr>
          <w:i w:val="1"/>
          <w:sz w:val="20"/>
          <w:szCs w:val="20"/>
          <w:rtl w:val="0"/>
        </w:rPr>
        <w:t xml:space="preserve">'a\nb\nc\nd'</w:t>
      </w:r>
    </w:p>
    <w:p w:rsidR="00000000" w:rsidDel="00000000" w:rsidP="00000000" w:rsidRDefault="00000000" w:rsidRPr="00000000" w14:paraId="00000242">
      <w:pPr>
        <w:rPr>
          <w:i w:val="1"/>
          <w:sz w:val="20"/>
          <w:szCs w:val="20"/>
        </w:rPr>
      </w:pPr>
      <w:r w:rsidDel="00000000" w:rsidR="00000000" w:rsidRPr="00000000">
        <w:rPr>
          <w:i w:val="1"/>
          <w:sz w:val="20"/>
          <w:szCs w:val="20"/>
          <w:rtl w:val="0"/>
        </w:rPr>
        <w:t xml:space="preserve">&gt;&gt;&gt; print "\n".join(L)</w:t>
      </w:r>
    </w:p>
    <w:p w:rsidR="00000000" w:rsidDel="00000000" w:rsidP="00000000" w:rsidRDefault="00000000" w:rsidRPr="00000000" w14:paraId="00000243">
      <w:pPr>
        <w:rPr>
          <w:i w:val="1"/>
          <w:sz w:val="20"/>
          <w:szCs w:val="20"/>
        </w:rPr>
      </w:pPr>
      <w:r w:rsidDel="00000000" w:rsidR="00000000" w:rsidRPr="00000000">
        <w:rPr>
          <w:i w:val="1"/>
          <w:sz w:val="20"/>
          <w:szCs w:val="20"/>
          <w:rtl w:val="0"/>
        </w:rPr>
        <w:t xml:space="preserve">a</w:t>
      </w:r>
    </w:p>
    <w:p w:rsidR="00000000" w:rsidDel="00000000" w:rsidP="00000000" w:rsidRDefault="00000000" w:rsidRPr="00000000" w14:paraId="00000244">
      <w:pPr>
        <w:rPr>
          <w:i w:val="1"/>
          <w:sz w:val="20"/>
          <w:szCs w:val="20"/>
        </w:rPr>
      </w:pPr>
      <w:r w:rsidDel="00000000" w:rsidR="00000000" w:rsidRPr="00000000">
        <w:rPr>
          <w:i w:val="1"/>
          <w:sz w:val="20"/>
          <w:szCs w:val="20"/>
          <w:rtl w:val="0"/>
        </w:rPr>
        <w:t xml:space="preserve">b</w:t>
      </w:r>
    </w:p>
    <w:p w:rsidR="00000000" w:rsidDel="00000000" w:rsidP="00000000" w:rsidRDefault="00000000" w:rsidRPr="00000000" w14:paraId="00000245">
      <w:pPr>
        <w:rPr>
          <w:i w:val="1"/>
          <w:sz w:val="20"/>
          <w:szCs w:val="20"/>
        </w:rPr>
      </w:pPr>
      <w:r w:rsidDel="00000000" w:rsidR="00000000" w:rsidRPr="00000000">
        <w:rPr>
          <w:i w:val="1"/>
          <w:sz w:val="20"/>
          <w:szCs w:val="20"/>
          <w:rtl w:val="0"/>
        </w:rPr>
        <w:t xml:space="preserve">c</w:t>
      </w:r>
    </w:p>
    <w:p w:rsidR="00000000" w:rsidDel="00000000" w:rsidP="00000000" w:rsidRDefault="00000000" w:rsidRPr="00000000" w14:paraId="00000246">
      <w:pPr>
        <w:rPr>
          <w:i w:val="1"/>
          <w:sz w:val="20"/>
          <w:szCs w:val="20"/>
        </w:rPr>
      </w:pPr>
      <w:r w:rsidDel="00000000" w:rsidR="00000000" w:rsidRPr="00000000">
        <w:rPr>
          <w:i w:val="1"/>
          <w:sz w:val="20"/>
          <w:szCs w:val="20"/>
          <w:rtl w:val="0"/>
        </w:rPr>
        <w:t xml:space="preserve">d</w:t>
      </w:r>
    </w:p>
    <w:p w:rsidR="00000000" w:rsidDel="00000000" w:rsidP="00000000" w:rsidRDefault="00000000" w:rsidRPr="00000000" w14:paraId="00000247">
      <w:pPr>
        <w:rPr>
          <w:i w:val="1"/>
          <w:sz w:val="20"/>
          <w:szCs w:val="20"/>
        </w:rPr>
      </w:pPr>
      <w:r w:rsidDel="00000000" w:rsidR="00000000" w:rsidRPr="00000000">
        <w:rPr>
          <w:i w:val="1"/>
          <w:sz w:val="20"/>
          <w:szCs w:val="20"/>
          <w:rtl w:val="0"/>
        </w:rPr>
        <w:t xml:space="preserve">&gt;&gt;&gt;</w:t>
      </w:r>
    </w:p>
    <w:p w:rsidR="00000000" w:rsidDel="00000000" w:rsidP="00000000" w:rsidRDefault="00000000" w:rsidRPr="00000000" w14:paraId="00000248">
      <w:pPr>
        <w:rPr>
          <w:i w:val="1"/>
          <w:sz w:val="20"/>
          <w:szCs w:val="20"/>
        </w:rPr>
      </w:pPr>
      <w:r w:rsidDel="00000000" w:rsidR="00000000" w:rsidRPr="00000000">
        <w:rPr>
          <w:rtl w:val="0"/>
        </w:rPr>
      </w:r>
    </w:p>
    <w:p w:rsidR="00000000" w:rsidDel="00000000" w:rsidP="00000000" w:rsidRDefault="00000000" w:rsidRPr="00000000" w14:paraId="00000249">
      <w:pPr>
        <w:rPr>
          <w:b w:val="1"/>
        </w:rPr>
      </w:pPr>
      <w:r w:rsidDel="00000000" w:rsidR="00000000" w:rsidRPr="00000000">
        <w:rPr>
          <w:b w:val="1"/>
          <w:rtl w:val="0"/>
        </w:rPr>
        <w:t xml:space="preserve">S.split([sep, [, maxsplit]]):</w:t>
      </w:r>
    </w:p>
    <w:p w:rsidR="00000000" w:rsidDel="00000000" w:rsidP="00000000" w:rsidRDefault="00000000" w:rsidRPr="00000000" w14:paraId="0000024A">
      <w:pPr>
        <w:rPr/>
      </w:pPr>
      <w:r w:rsidDel="00000000" w:rsidR="00000000" w:rsidRPr="00000000">
        <w:rPr>
          <w:rtl w:val="0"/>
        </w:rPr>
        <w:t xml:space="preserve">Retorna una LISTA a partir de la cadena “S”, la cual se delimita por los índices que indique “sep”. Si no se especifica “sep” se usan los espacios. Si se especifica “maxsplit”, éste indica el número máximo de índices a realizar. </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i w:val="1"/>
          <w:sz w:val="20"/>
          <w:szCs w:val="20"/>
        </w:rPr>
      </w:pPr>
      <w:r w:rsidDel="00000000" w:rsidR="00000000" w:rsidRPr="00000000">
        <w:rPr>
          <w:i w:val="1"/>
          <w:sz w:val="20"/>
          <w:szCs w:val="20"/>
          <w:rtl w:val="0"/>
        </w:rPr>
        <w:t xml:space="preserve">&gt;&gt;&gt; 'sdfsdf'.split()</w:t>
      </w:r>
    </w:p>
    <w:p w:rsidR="00000000" w:rsidDel="00000000" w:rsidP="00000000" w:rsidRDefault="00000000" w:rsidRPr="00000000" w14:paraId="0000024D">
      <w:pPr>
        <w:rPr>
          <w:i w:val="1"/>
          <w:sz w:val="20"/>
          <w:szCs w:val="20"/>
        </w:rPr>
      </w:pPr>
      <w:r w:rsidDel="00000000" w:rsidR="00000000" w:rsidRPr="00000000">
        <w:rPr>
          <w:i w:val="1"/>
          <w:sz w:val="20"/>
          <w:szCs w:val="20"/>
          <w:rtl w:val="0"/>
        </w:rPr>
        <w:t xml:space="preserve">['sdfsdf']</w:t>
      </w:r>
    </w:p>
    <w:p w:rsidR="00000000" w:rsidDel="00000000" w:rsidP="00000000" w:rsidRDefault="00000000" w:rsidRPr="00000000" w14:paraId="0000024E">
      <w:pPr>
        <w:rPr>
          <w:i w:val="1"/>
          <w:sz w:val="20"/>
          <w:szCs w:val="20"/>
        </w:rPr>
      </w:pPr>
      <w:r w:rsidDel="00000000" w:rsidR="00000000" w:rsidRPr="00000000">
        <w:rPr>
          <w:i w:val="1"/>
          <w:sz w:val="20"/>
          <w:szCs w:val="20"/>
          <w:rtl w:val="0"/>
        </w:rPr>
        <w:t xml:space="preserve">&gt;&gt;&gt; ' kkk '.split()</w:t>
      </w:r>
    </w:p>
    <w:p w:rsidR="00000000" w:rsidDel="00000000" w:rsidP="00000000" w:rsidRDefault="00000000" w:rsidRPr="00000000" w14:paraId="0000024F">
      <w:pPr>
        <w:rPr>
          <w:i w:val="1"/>
          <w:sz w:val="20"/>
          <w:szCs w:val="20"/>
        </w:rPr>
      </w:pPr>
      <w:r w:rsidDel="00000000" w:rsidR="00000000" w:rsidRPr="00000000">
        <w:rPr>
          <w:i w:val="1"/>
          <w:sz w:val="20"/>
          <w:szCs w:val="20"/>
          <w:rtl w:val="0"/>
        </w:rPr>
        <w:t xml:space="preserve">['kkk']</w:t>
      </w:r>
    </w:p>
    <w:p w:rsidR="00000000" w:rsidDel="00000000" w:rsidP="00000000" w:rsidRDefault="00000000" w:rsidRPr="00000000" w14:paraId="00000250">
      <w:pPr>
        <w:rPr>
          <w:i w:val="1"/>
          <w:sz w:val="20"/>
          <w:szCs w:val="20"/>
        </w:rPr>
      </w:pPr>
      <w:r w:rsidDel="00000000" w:rsidR="00000000" w:rsidRPr="00000000">
        <w:rPr>
          <w:i w:val="1"/>
          <w:sz w:val="20"/>
          <w:szCs w:val="20"/>
          <w:rtl w:val="0"/>
        </w:rPr>
        <w:t xml:space="preserve">&gt;&gt;&gt; '1-2-3-4-5-6-7-8'.split('-')</w:t>
      </w:r>
    </w:p>
    <w:p w:rsidR="00000000" w:rsidDel="00000000" w:rsidP="00000000" w:rsidRDefault="00000000" w:rsidRPr="00000000" w14:paraId="00000251">
      <w:pPr>
        <w:rPr>
          <w:i w:val="1"/>
          <w:sz w:val="20"/>
          <w:szCs w:val="20"/>
        </w:rPr>
      </w:pPr>
      <w:r w:rsidDel="00000000" w:rsidR="00000000" w:rsidRPr="00000000">
        <w:rPr>
          <w:i w:val="1"/>
          <w:sz w:val="20"/>
          <w:szCs w:val="20"/>
          <w:rtl w:val="0"/>
        </w:rPr>
        <w:t xml:space="preserve">['1', '2', '3', '4', '5', '6', '7', '8']</w:t>
      </w:r>
    </w:p>
    <w:p w:rsidR="00000000" w:rsidDel="00000000" w:rsidP="00000000" w:rsidRDefault="00000000" w:rsidRPr="00000000" w14:paraId="00000252">
      <w:pPr>
        <w:rPr>
          <w:i w:val="1"/>
          <w:sz w:val="20"/>
          <w:szCs w:val="20"/>
        </w:rPr>
      </w:pPr>
      <w:r w:rsidDel="00000000" w:rsidR="00000000" w:rsidRPr="00000000">
        <w:rPr>
          <w:i w:val="1"/>
          <w:sz w:val="20"/>
          <w:szCs w:val="20"/>
          <w:rtl w:val="0"/>
        </w:rPr>
        <w:t xml:space="preserve">&gt;&gt;&gt; 'sdfsdf'.split('d')</w:t>
      </w:r>
    </w:p>
    <w:p w:rsidR="00000000" w:rsidDel="00000000" w:rsidP="00000000" w:rsidRDefault="00000000" w:rsidRPr="00000000" w14:paraId="00000253">
      <w:pPr>
        <w:rPr>
          <w:i w:val="1"/>
          <w:sz w:val="20"/>
          <w:szCs w:val="20"/>
        </w:rPr>
      </w:pPr>
      <w:r w:rsidDel="00000000" w:rsidR="00000000" w:rsidRPr="00000000">
        <w:rPr>
          <w:i w:val="1"/>
          <w:sz w:val="20"/>
          <w:szCs w:val="20"/>
          <w:rtl w:val="0"/>
        </w:rPr>
        <w:t xml:space="preserve">['s', 'fs', 'f']</w:t>
      </w:r>
    </w:p>
    <w:p w:rsidR="00000000" w:rsidDel="00000000" w:rsidP="00000000" w:rsidRDefault="00000000" w:rsidRPr="00000000" w14:paraId="00000254">
      <w:pPr>
        <w:rPr>
          <w:i w:val="1"/>
          <w:sz w:val="20"/>
          <w:szCs w:val="20"/>
        </w:rPr>
      </w:pPr>
      <w:r w:rsidDel="00000000" w:rsidR="00000000" w:rsidRPr="00000000">
        <w:rPr>
          <w:i w:val="1"/>
          <w:sz w:val="20"/>
          <w:szCs w:val="20"/>
          <w:rtl w:val="0"/>
        </w:rPr>
        <w:t xml:space="preserve">&gt;&gt;&gt; a = str([1,2,3,4]).split('2')</w:t>
      </w:r>
    </w:p>
    <w:p w:rsidR="00000000" w:rsidDel="00000000" w:rsidP="00000000" w:rsidRDefault="00000000" w:rsidRPr="00000000" w14:paraId="00000255">
      <w:pPr>
        <w:rPr>
          <w:i w:val="1"/>
          <w:sz w:val="20"/>
          <w:szCs w:val="20"/>
        </w:rPr>
      </w:pPr>
      <w:r w:rsidDel="00000000" w:rsidR="00000000" w:rsidRPr="00000000">
        <w:rPr>
          <w:i w:val="1"/>
          <w:sz w:val="20"/>
          <w:szCs w:val="20"/>
          <w:rtl w:val="0"/>
        </w:rPr>
        <w:t xml:space="preserve">&gt;&gt;&gt; len(a)</w:t>
      </w:r>
    </w:p>
    <w:p w:rsidR="00000000" w:rsidDel="00000000" w:rsidP="00000000" w:rsidRDefault="00000000" w:rsidRPr="00000000" w14:paraId="00000256">
      <w:pPr>
        <w:rPr>
          <w:i w:val="1"/>
          <w:sz w:val="20"/>
          <w:szCs w:val="20"/>
        </w:rPr>
      </w:pPr>
      <w:r w:rsidDel="00000000" w:rsidR="00000000" w:rsidRPr="00000000">
        <w:rPr>
          <w:i w:val="1"/>
          <w:sz w:val="20"/>
          <w:szCs w:val="20"/>
          <w:rtl w:val="0"/>
        </w:rPr>
        <w:t xml:space="preserve">2</w:t>
      </w:r>
    </w:p>
    <w:p w:rsidR="00000000" w:rsidDel="00000000" w:rsidP="00000000" w:rsidRDefault="00000000" w:rsidRPr="00000000" w14:paraId="00000257">
      <w:pPr>
        <w:rPr>
          <w:i w:val="1"/>
          <w:sz w:val="20"/>
          <w:szCs w:val="20"/>
        </w:rPr>
      </w:pPr>
      <w:r w:rsidDel="00000000" w:rsidR="00000000" w:rsidRPr="00000000">
        <w:rPr>
          <w:i w:val="1"/>
          <w:sz w:val="20"/>
          <w:szCs w:val="20"/>
          <w:rtl w:val="0"/>
        </w:rPr>
        <w:t xml:space="preserve">&gt;&gt;&gt; a</w:t>
      </w:r>
    </w:p>
    <w:p w:rsidR="00000000" w:rsidDel="00000000" w:rsidP="00000000" w:rsidRDefault="00000000" w:rsidRPr="00000000" w14:paraId="00000258">
      <w:pPr>
        <w:rPr>
          <w:i w:val="1"/>
          <w:sz w:val="20"/>
          <w:szCs w:val="20"/>
        </w:rPr>
      </w:pPr>
      <w:r w:rsidDel="00000000" w:rsidR="00000000" w:rsidRPr="00000000">
        <w:rPr>
          <w:i w:val="1"/>
          <w:sz w:val="20"/>
          <w:szCs w:val="20"/>
          <w:rtl w:val="0"/>
        </w:rPr>
        <w:t xml:space="preserve">['[1, ', ', 3, 4]']</w:t>
      </w:r>
    </w:p>
    <w:p w:rsidR="00000000" w:rsidDel="00000000" w:rsidP="00000000" w:rsidRDefault="00000000" w:rsidRPr="00000000" w14:paraId="00000259">
      <w:pPr>
        <w:rPr>
          <w:i w:val="1"/>
          <w:sz w:val="20"/>
          <w:szCs w:val="20"/>
        </w:rPr>
      </w:pPr>
      <w:r w:rsidDel="00000000" w:rsidR="00000000" w:rsidRPr="00000000">
        <w:rPr>
          <w:i w:val="1"/>
          <w:sz w:val="20"/>
          <w:szCs w:val="20"/>
          <w:rtl w:val="0"/>
        </w:rPr>
        <w:t xml:space="preserve">&gt;&gt;&gt; '1-2-3-4-5'.split('-', 2)</w:t>
      </w:r>
    </w:p>
    <w:p w:rsidR="00000000" w:rsidDel="00000000" w:rsidP="00000000" w:rsidRDefault="00000000" w:rsidRPr="00000000" w14:paraId="0000025A">
      <w:pPr>
        <w:rPr>
          <w:i w:val="1"/>
          <w:sz w:val="20"/>
          <w:szCs w:val="20"/>
        </w:rPr>
      </w:pPr>
      <w:r w:rsidDel="00000000" w:rsidR="00000000" w:rsidRPr="00000000">
        <w:rPr>
          <w:i w:val="1"/>
          <w:sz w:val="20"/>
          <w:szCs w:val="20"/>
          <w:rtl w:val="0"/>
        </w:rPr>
        <w:t xml:space="preserve">['1', '2', '3-4-5']</w:t>
      </w:r>
    </w:p>
    <w:p w:rsidR="00000000" w:rsidDel="00000000" w:rsidP="00000000" w:rsidRDefault="00000000" w:rsidRPr="00000000" w14:paraId="0000025B">
      <w:pPr>
        <w:rPr>
          <w:i w:val="1"/>
          <w:sz w:val="20"/>
          <w:szCs w:val="20"/>
        </w:rPr>
      </w:pPr>
      <w:r w:rsidDel="00000000" w:rsidR="00000000" w:rsidRPr="00000000">
        <w:rPr>
          <w:i w:val="1"/>
          <w:sz w:val="20"/>
          <w:szCs w:val="20"/>
          <w:rtl w:val="0"/>
        </w:rPr>
        <w:t xml:space="preserve">&gt;&gt;&gt;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2"/>
        <w:rPr/>
      </w:pPr>
      <w:bookmarkStart w:colFirst="0" w:colLast="0" w:name="_gsp4hdbmky1x" w:id="35"/>
      <w:bookmarkEnd w:id="35"/>
      <w:r w:rsidDel="00000000" w:rsidR="00000000" w:rsidRPr="00000000">
        <w:rPr>
          <w:rtl w:val="0"/>
        </w:rPr>
        <w:t xml:space="preserve">For loops</w:t>
      </w:r>
    </w:p>
    <w:p w:rsidR="00000000" w:rsidDel="00000000" w:rsidP="00000000" w:rsidRDefault="00000000" w:rsidRPr="00000000" w14:paraId="0000025E">
      <w:pPr>
        <w:rPr/>
      </w:pPr>
      <w:r w:rsidDel="00000000" w:rsidR="00000000" w:rsidRPr="00000000">
        <w:rPr>
          <w:rtl w:val="0"/>
        </w:rPr>
        <w:t xml:space="preserve">Los </w:t>
      </w:r>
      <w:r w:rsidDel="00000000" w:rsidR="00000000" w:rsidRPr="00000000">
        <w:rPr>
          <w:b w:val="1"/>
          <w:rtl w:val="0"/>
        </w:rPr>
        <w:t xml:space="preserve">for loops</w:t>
      </w:r>
      <w:r w:rsidDel="00000000" w:rsidR="00000000" w:rsidRPr="00000000">
        <w:rPr>
          <w:rtl w:val="0"/>
        </w:rPr>
        <w:t xml:space="preserve"> son unas de las formas que tiene python para iterar</w:t>
      </w:r>
      <w:r w:rsidDel="00000000" w:rsidR="00000000" w:rsidRPr="00000000">
        <w:rPr>
          <w:vertAlign w:val="superscript"/>
        </w:rPr>
        <w:footnoteReference w:customMarkFollows="0" w:id="0"/>
      </w:r>
      <w:r w:rsidDel="00000000" w:rsidR="00000000" w:rsidRPr="00000000">
        <w:rPr>
          <w:rtl w:val="0"/>
        </w:rPr>
        <w:t xml:space="preserve">. </w:t>
      </w:r>
      <w:r w:rsidDel="00000000" w:rsidR="00000000" w:rsidRPr="00000000">
        <w:rPr>
          <w:b w:val="1"/>
          <w:rtl w:val="0"/>
        </w:rPr>
        <w:t xml:space="preserve">for </w:t>
      </w:r>
      <w:r w:rsidDel="00000000" w:rsidR="00000000" w:rsidRPr="00000000">
        <w:rPr>
          <w:rtl w:val="0"/>
        </w:rPr>
        <w:t xml:space="preserve">nos permite iterar a través de una secuencia, por eso esto se usa cuando se quiere hacer algo un número específico de veces, la sintaxis para utilizarlo es:</w:t>
      </w:r>
    </w:p>
    <w:p w:rsidR="00000000" w:rsidDel="00000000" w:rsidP="00000000" w:rsidRDefault="00000000" w:rsidRPr="00000000" w14:paraId="0000025F">
      <w:pPr>
        <w:numPr>
          <w:ilvl w:val="0"/>
          <w:numId w:val="11"/>
        </w:numPr>
        <w:ind w:left="720" w:hanging="360"/>
        <w:rPr>
          <w:u w:val="none"/>
        </w:rPr>
      </w:pPr>
      <w:r w:rsidDel="00000000" w:rsidR="00000000" w:rsidRPr="00000000">
        <w:rPr>
          <w:rtl w:val="0"/>
        </w:rPr>
        <w:t xml:space="preserve">for i in range(10):</w:t>
      </w:r>
    </w:p>
    <w:p w:rsidR="00000000" w:rsidDel="00000000" w:rsidP="00000000" w:rsidRDefault="00000000" w:rsidRPr="00000000" w14:paraId="00000260">
      <w:pPr>
        <w:numPr>
          <w:ilvl w:val="1"/>
          <w:numId w:val="11"/>
        </w:numPr>
        <w:ind w:left="1440" w:hanging="360"/>
        <w:rPr>
          <w:u w:val="none"/>
        </w:rPr>
      </w:pPr>
      <w:r w:rsidDel="00000000" w:rsidR="00000000" w:rsidRPr="00000000">
        <w:rPr>
          <w:rtl w:val="0"/>
        </w:rPr>
        <w:t xml:space="preserve">print(i)</w:t>
      </w:r>
      <w:r w:rsidDel="00000000" w:rsidR="00000000" w:rsidRPr="00000000">
        <w:rPr>
          <w:rtl w:val="0"/>
        </w:rPr>
      </w:r>
    </w:p>
    <w:p w:rsidR="00000000" w:rsidDel="00000000" w:rsidP="00000000" w:rsidRDefault="00000000" w:rsidRPr="00000000" w14:paraId="00000261">
      <w:pPr>
        <w:rPr>
          <w:sz w:val="20"/>
          <w:szCs w:val="20"/>
        </w:rPr>
      </w:pPr>
      <w:r w:rsidDel="00000000" w:rsidR="00000000" w:rsidRPr="00000000">
        <w:rPr>
          <w:sz w:val="20"/>
          <w:szCs w:val="20"/>
          <w:rtl w:val="0"/>
        </w:rPr>
        <w:t xml:space="preserve">&gt;&gt;&gt;0</w:t>
      </w:r>
    </w:p>
    <w:p w:rsidR="00000000" w:rsidDel="00000000" w:rsidP="00000000" w:rsidRDefault="00000000" w:rsidRPr="00000000" w14:paraId="00000262">
      <w:pPr>
        <w:rPr>
          <w:sz w:val="20"/>
          <w:szCs w:val="20"/>
        </w:rPr>
      </w:pPr>
      <w:r w:rsidDel="00000000" w:rsidR="00000000" w:rsidRPr="00000000">
        <w:rPr>
          <w:sz w:val="20"/>
          <w:szCs w:val="20"/>
          <w:rtl w:val="0"/>
        </w:rPr>
        <w:t xml:space="preserve">&gt;&gt;&gt;1</w:t>
      </w:r>
    </w:p>
    <w:p w:rsidR="00000000" w:rsidDel="00000000" w:rsidP="00000000" w:rsidRDefault="00000000" w:rsidRPr="00000000" w14:paraId="00000263">
      <w:pPr>
        <w:rPr>
          <w:sz w:val="20"/>
          <w:szCs w:val="20"/>
        </w:rPr>
      </w:pPr>
      <w:r w:rsidDel="00000000" w:rsidR="00000000" w:rsidRPr="00000000">
        <w:rPr>
          <w:sz w:val="20"/>
          <w:szCs w:val="20"/>
          <w:rtl w:val="0"/>
        </w:rPr>
        <w:t xml:space="preserve">&gt;&gt;&gt;2</w:t>
      </w:r>
    </w:p>
    <w:p w:rsidR="00000000" w:rsidDel="00000000" w:rsidP="00000000" w:rsidRDefault="00000000" w:rsidRPr="00000000" w14:paraId="00000264">
      <w:pPr>
        <w:rPr>
          <w:sz w:val="20"/>
          <w:szCs w:val="20"/>
        </w:rPr>
      </w:pPr>
      <w:r w:rsidDel="00000000" w:rsidR="00000000" w:rsidRPr="00000000">
        <w:rPr>
          <w:sz w:val="20"/>
          <w:szCs w:val="20"/>
          <w:rtl w:val="0"/>
        </w:rPr>
        <w:t xml:space="preserve">…</w:t>
      </w:r>
    </w:p>
    <w:p w:rsidR="00000000" w:rsidDel="00000000" w:rsidP="00000000" w:rsidRDefault="00000000" w:rsidRPr="00000000" w14:paraId="00000265">
      <w:pPr>
        <w:rPr>
          <w:sz w:val="20"/>
          <w:szCs w:val="20"/>
        </w:rPr>
      </w:pPr>
      <w:r w:rsidDel="00000000" w:rsidR="00000000" w:rsidRPr="00000000">
        <w:rPr>
          <w:sz w:val="20"/>
          <w:szCs w:val="20"/>
          <w:rtl w:val="0"/>
        </w:rPr>
        <w:t xml:space="preserve">&gt;&gt;&gt;9</w:t>
      </w: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Aquí lo que pasa es que acabas de iniciar la variable “i” (esta es una variable de ejemplo pero puedes ponerle el nombre que sea, también podría llamarse “iterador” o “pedro”) lo que hará la función range será hacer una lista de 10 números empezando por 0, luego de eso meterá el primer valor de la lista a la variable “i” y ejecutará lo que esté dentro del bloque de código, después meterá el segundo valor de la lista y hará lo mismo, esto hasta que termine toda la lista, después simplemente se acabara la iteración.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2"/>
        <w:rPr/>
      </w:pPr>
      <w:bookmarkStart w:colFirst="0" w:colLast="0" w:name="_pgf6ppm9bcga" w:id="36"/>
      <w:bookmarkEnd w:id="36"/>
      <w:r w:rsidDel="00000000" w:rsidR="00000000" w:rsidRPr="00000000">
        <w:rPr>
          <w:rtl w:val="0"/>
        </w:rPr>
        <w:t xml:space="preserve">While loops</w:t>
      </w:r>
    </w:p>
    <w:p w:rsidR="00000000" w:rsidDel="00000000" w:rsidP="00000000" w:rsidRDefault="00000000" w:rsidRPr="00000000" w14:paraId="00000269">
      <w:pPr>
        <w:rPr/>
      </w:pPr>
      <w:r w:rsidDel="00000000" w:rsidR="00000000" w:rsidRPr="00000000">
        <w:rPr>
          <w:rtl w:val="0"/>
        </w:rPr>
        <w:t xml:space="preserve">Los while loops son otro tipo de iteradores, mientras que los for loops nos sirven para iterar a través de una secuencia, los while loops nos sirven para iterar mientras que una condición sea verdadera.</w:t>
      </w:r>
    </w:p>
    <w:p w:rsidR="00000000" w:rsidDel="00000000" w:rsidP="00000000" w:rsidRDefault="00000000" w:rsidRPr="00000000" w14:paraId="0000026A">
      <w:pPr>
        <w:numPr>
          <w:ilvl w:val="0"/>
          <w:numId w:val="23"/>
        </w:numPr>
        <w:ind w:left="720" w:hanging="360"/>
        <w:rPr>
          <w:u w:val="none"/>
        </w:rPr>
      </w:pPr>
      <w:r w:rsidDel="00000000" w:rsidR="00000000" w:rsidRPr="00000000">
        <w:rPr>
          <w:rtl w:val="0"/>
        </w:rPr>
        <w:t xml:space="preserve">while n != ‘Platzi’:</w:t>
      </w:r>
    </w:p>
    <w:p w:rsidR="00000000" w:rsidDel="00000000" w:rsidP="00000000" w:rsidRDefault="00000000" w:rsidRPr="00000000" w14:paraId="0000026B">
      <w:pPr>
        <w:numPr>
          <w:ilvl w:val="1"/>
          <w:numId w:val="23"/>
        </w:numPr>
        <w:ind w:left="1440" w:hanging="360"/>
        <w:rPr>
          <w:u w:val="none"/>
        </w:rPr>
      </w:pPr>
      <w:r w:rsidDel="00000000" w:rsidR="00000000" w:rsidRPr="00000000">
        <w:rPr>
          <w:rtl w:val="0"/>
        </w:rPr>
        <w:t xml:space="preserve">print(‘Escribe \‘Platzi\’ &gt;:c \n’)</w:t>
      </w:r>
    </w:p>
    <w:p w:rsidR="00000000" w:rsidDel="00000000" w:rsidP="00000000" w:rsidRDefault="00000000" w:rsidRPr="00000000" w14:paraId="0000026C">
      <w:pPr>
        <w:numPr>
          <w:ilvl w:val="1"/>
          <w:numId w:val="23"/>
        </w:numPr>
        <w:ind w:left="1440" w:hanging="360"/>
        <w:rPr>
          <w:u w:val="none"/>
        </w:rPr>
      </w:pPr>
      <w:r w:rsidDel="00000000" w:rsidR="00000000" w:rsidRPr="00000000">
        <w:rPr>
          <w:rtl w:val="0"/>
        </w:rPr>
        <w:t xml:space="preserve">n=input()</w:t>
      </w:r>
    </w:p>
    <w:p w:rsidR="00000000" w:rsidDel="00000000" w:rsidP="00000000" w:rsidRDefault="00000000" w:rsidRPr="00000000" w14:paraId="0000026D">
      <w:pPr>
        <w:numPr>
          <w:ilvl w:val="0"/>
          <w:numId w:val="23"/>
        </w:numPr>
        <w:ind w:left="720" w:hanging="360"/>
        <w:rPr>
          <w:u w:val="none"/>
        </w:rPr>
      </w:pPr>
      <w:r w:rsidDel="00000000" w:rsidR="00000000" w:rsidRPr="00000000">
        <w:rPr>
          <w:rtl w:val="0"/>
        </w:rPr>
        <w:t xml:space="preserve">print(‘Gracias c:’)</w:t>
      </w:r>
    </w:p>
    <w:p w:rsidR="00000000" w:rsidDel="00000000" w:rsidP="00000000" w:rsidRDefault="00000000" w:rsidRPr="00000000" w14:paraId="0000026E">
      <w:pPr>
        <w:rPr>
          <w:sz w:val="20"/>
          <w:szCs w:val="20"/>
        </w:rPr>
      </w:pPr>
      <w:r w:rsidDel="00000000" w:rsidR="00000000" w:rsidRPr="00000000">
        <w:rPr>
          <w:sz w:val="20"/>
          <w:szCs w:val="20"/>
          <w:rtl w:val="0"/>
        </w:rPr>
        <w:t xml:space="preserve">&gt;&gt;&gt;Escribe ‘Platzi’ &gt;:c </w:t>
      </w:r>
    </w:p>
    <w:p w:rsidR="00000000" w:rsidDel="00000000" w:rsidP="00000000" w:rsidRDefault="00000000" w:rsidRPr="00000000" w14:paraId="0000026F">
      <w:pPr>
        <w:rPr>
          <w:sz w:val="20"/>
          <w:szCs w:val="20"/>
        </w:rPr>
      </w:pPr>
      <w:r w:rsidDel="00000000" w:rsidR="00000000" w:rsidRPr="00000000">
        <w:rPr>
          <w:sz w:val="20"/>
          <w:szCs w:val="20"/>
          <w:rtl w:val="0"/>
        </w:rPr>
        <w:t xml:space="preserve">no</w:t>
      </w:r>
    </w:p>
    <w:p w:rsidR="00000000" w:rsidDel="00000000" w:rsidP="00000000" w:rsidRDefault="00000000" w:rsidRPr="00000000" w14:paraId="00000270">
      <w:pPr>
        <w:rPr>
          <w:sz w:val="20"/>
          <w:szCs w:val="20"/>
        </w:rPr>
      </w:pPr>
      <w:r w:rsidDel="00000000" w:rsidR="00000000" w:rsidRPr="00000000">
        <w:rPr>
          <w:sz w:val="20"/>
          <w:szCs w:val="20"/>
          <w:rtl w:val="0"/>
        </w:rPr>
        <w:t xml:space="preserve">&gt;&gt;&gt;Escribe ‘Platzi’ &gt;:c </w:t>
      </w:r>
    </w:p>
    <w:p w:rsidR="00000000" w:rsidDel="00000000" w:rsidP="00000000" w:rsidRDefault="00000000" w:rsidRPr="00000000" w14:paraId="00000271">
      <w:pPr>
        <w:rPr>
          <w:sz w:val="20"/>
          <w:szCs w:val="20"/>
        </w:rPr>
      </w:pPr>
      <w:r w:rsidDel="00000000" w:rsidR="00000000" w:rsidRPr="00000000">
        <w:rPr>
          <w:sz w:val="20"/>
          <w:szCs w:val="20"/>
          <w:rtl w:val="0"/>
        </w:rPr>
        <w:t xml:space="preserve">jamas &gt;:c</w:t>
      </w:r>
    </w:p>
    <w:p w:rsidR="00000000" w:rsidDel="00000000" w:rsidP="00000000" w:rsidRDefault="00000000" w:rsidRPr="00000000" w14:paraId="00000272">
      <w:pPr>
        <w:rPr>
          <w:sz w:val="20"/>
          <w:szCs w:val="20"/>
        </w:rPr>
      </w:pPr>
      <w:r w:rsidDel="00000000" w:rsidR="00000000" w:rsidRPr="00000000">
        <w:rPr>
          <w:sz w:val="20"/>
          <w:szCs w:val="20"/>
          <w:rtl w:val="0"/>
        </w:rPr>
        <w:t xml:space="preserve">&gt;&gt;&gt;Escribe ‘Platzi’ &gt;:c </w:t>
      </w:r>
    </w:p>
    <w:p w:rsidR="00000000" w:rsidDel="00000000" w:rsidP="00000000" w:rsidRDefault="00000000" w:rsidRPr="00000000" w14:paraId="00000273">
      <w:pPr>
        <w:rPr>
          <w:sz w:val="20"/>
          <w:szCs w:val="20"/>
        </w:rPr>
      </w:pPr>
      <w:r w:rsidDel="00000000" w:rsidR="00000000" w:rsidRPr="00000000">
        <w:rPr>
          <w:sz w:val="20"/>
          <w:szCs w:val="20"/>
          <w:rtl w:val="0"/>
        </w:rPr>
        <w:t xml:space="preserve">Platzi</w:t>
      </w:r>
    </w:p>
    <w:p w:rsidR="00000000" w:rsidDel="00000000" w:rsidP="00000000" w:rsidRDefault="00000000" w:rsidRPr="00000000" w14:paraId="00000274">
      <w:pPr>
        <w:rPr/>
      </w:pPr>
      <w:r w:rsidDel="00000000" w:rsidR="00000000" w:rsidRPr="00000000">
        <w:rPr>
          <w:sz w:val="20"/>
          <w:szCs w:val="20"/>
          <w:rtl w:val="0"/>
        </w:rPr>
        <w:t xml:space="preserve">&gt;&gt;&gt;Gracias c:</w:t>
      </w:r>
      <w:r w:rsidDel="00000000" w:rsidR="00000000" w:rsidRPr="00000000">
        <w:rPr>
          <w:rtl w:val="0"/>
        </w:rPr>
      </w:r>
    </w:p>
    <w:p w:rsidR="00000000" w:rsidDel="00000000" w:rsidP="00000000" w:rsidRDefault="00000000" w:rsidRPr="00000000" w14:paraId="00000275">
      <w:pPr>
        <w:pStyle w:val="Heading2"/>
        <w:rPr/>
      </w:pPr>
      <w:bookmarkStart w:colFirst="0" w:colLast="0" w:name="_ph7aftha0xfc" w:id="37"/>
      <w:bookmarkEnd w:id="37"/>
      <w:r w:rsidDel="00000000" w:rsidR="00000000" w:rsidRPr="00000000">
        <w:rPr>
          <w:rtl w:val="0"/>
        </w:rPr>
        <w:t xml:space="preserve">Controlar los loop usando Break y Continue</w:t>
      </w:r>
    </w:p>
    <w:p w:rsidR="00000000" w:rsidDel="00000000" w:rsidP="00000000" w:rsidRDefault="00000000" w:rsidRPr="00000000" w14:paraId="00000276">
      <w:pPr>
        <w:rPr/>
      </w:pPr>
      <w:r w:rsidDel="00000000" w:rsidR="00000000" w:rsidRPr="00000000">
        <w:rPr>
          <w:rtl w:val="0"/>
        </w:rPr>
        <w:t xml:space="preserve">Puedes encontrar una explicación completa </w:t>
      </w:r>
      <w:hyperlink r:id="rId16">
        <w:r w:rsidDel="00000000" w:rsidR="00000000" w:rsidRPr="00000000">
          <w:rPr>
            <w:color w:val="1155cc"/>
            <w:u w:val="single"/>
            <w:rtl w:val="0"/>
          </w:rPr>
          <w:t xml:space="preserve">aquí</w:t>
        </w:r>
      </w:hyperlink>
      <w:r w:rsidDel="00000000" w:rsidR="00000000" w:rsidRPr="00000000">
        <w:rPr>
          <w:rtl w:val="0"/>
        </w:rPr>
        <w:t xml:space="preserve"> recuerda que también son tus notas así que puedes hacer un resumen de lo que viene </w:t>
      </w:r>
      <w:hyperlink r:id="rId17">
        <w:r w:rsidDel="00000000" w:rsidR="00000000" w:rsidRPr="00000000">
          <w:rPr>
            <w:color w:val="1155cc"/>
            <w:u w:val="single"/>
            <w:rtl w:val="0"/>
          </w:rPr>
          <w:t xml:space="preserve">aquí</w:t>
        </w:r>
      </w:hyperlink>
      <w:r w:rsidDel="00000000" w:rsidR="00000000" w:rsidRPr="00000000">
        <w:rPr>
          <w:rtl w:val="0"/>
        </w:rPr>
        <w:t xml:space="preserve"> para la comunidad.</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2"/>
        <w:rPr/>
      </w:pPr>
      <w:bookmarkStart w:colFirst="0" w:colLast="0" w:name="_7fsg30owssjg" w:id="38"/>
      <w:bookmarkEnd w:id="38"/>
      <w:r w:rsidDel="00000000" w:rsidR="00000000" w:rsidRPr="00000000">
        <w:rPr>
          <w:rtl w:val="0"/>
        </w:rPr>
        <w:t xml:space="preserve">Recursividad</w:t>
      </w:r>
    </w:p>
    <w:p w:rsidR="00000000" w:rsidDel="00000000" w:rsidP="00000000" w:rsidRDefault="00000000" w:rsidRPr="00000000" w14:paraId="00000279">
      <w:pPr>
        <w:rPr/>
      </w:pPr>
      <w:r w:rsidDel="00000000" w:rsidR="00000000" w:rsidRPr="00000000">
        <w:rPr>
          <w:rtl w:val="0"/>
        </w:rPr>
        <w:t xml:space="preserve">En todos los lenguajes de programación hay algo llamado recursividad, que consiste en que una función puede llamarse a sí misma. </w:t>
      </w:r>
    </w:p>
    <w:p w:rsidR="00000000" w:rsidDel="00000000" w:rsidP="00000000" w:rsidRDefault="00000000" w:rsidRPr="00000000" w14:paraId="0000027A">
      <w:pPr>
        <w:rPr/>
      </w:pPr>
      <w:r w:rsidDel="00000000" w:rsidR="00000000" w:rsidRPr="00000000">
        <w:rPr>
          <w:rtl w:val="0"/>
        </w:rPr>
        <w:t xml:space="preserve">Esto es representado normalmente con el ejemplo de sacar el factorial de un número y funciona de las siguientes maneras: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numPr>
          <w:ilvl w:val="0"/>
          <w:numId w:val="5"/>
        </w:numPr>
        <w:ind w:left="720" w:hanging="360"/>
        <w:rPr>
          <w:b w:val="1"/>
          <w:u w:val="none"/>
        </w:rPr>
      </w:pPr>
      <w:r w:rsidDel="00000000" w:rsidR="00000000" w:rsidRPr="00000000">
        <w:rPr>
          <w:b w:val="1"/>
          <w:rtl w:val="0"/>
        </w:rPr>
        <w:t xml:space="preserve">def factorial(n):</w:t>
      </w:r>
    </w:p>
    <w:p w:rsidR="00000000" w:rsidDel="00000000" w:rsidP="00000000" w:rsidRDefault="00000000" w:rsidRPr="00000000" w14:paraId="0000027D">
      <w:pPr>
        <w:ind w:left="720" w:firstLine="0"/>
        <w:rPr>
          <w:b w:val="1"/>
        </w:rPr>
      </w:pPr>
      <w:r w:rsidDel="00000000" w:rsidR="00000000" w:rsidRPr="00000000">
        <w:rPr>
          <w:b w:val="1"/>
          <w:rtl w:val="0"/>
        </w:rPr>
        <w:t xml:space="preserve">     if n==1:</w:t>
      </w:r>
    </w:p>
    <w:p w:rsidR="00000000" w:rsidDel="00000000" w:rsidP="00000000" w:rsidRDefault="00000000" w:rsidRPr="00000000" w14:paraId="0000027E">
      <w:pPr>
        <w:ind w:left="720" w:firstLine="0"/>
        <w:rPr>
          <w:b w:val="1"/>
        </w:rPr>
      </w:pPr>
      <w:r w:rsidDel="00000000" w:rsidR="00000000" w:rsidRPr="00000000">
        <w:rPr>
          <w:b w:val="1"/>
          <w:rtl w:val="0"/>
        </w:rPr>
        <w:t xml:space="preserve">          return 1</w:t>
      </w:r>
    </w:p>
    <w:p w:rsidR="00000000" w:rsidDel="00000000" w:rsidP="00000000" w:rsidRDefault="00000000" w:rsidRPr="00000000" w14:paraId="0000027F">
      <w:pPr>
        <w:ind w:left="720" w:firstLine="0"/>
        <w:rPr>
          <w:b w:val="1"/>
        </w:rPr>
      </w:pPr>
      <w:r w:rsidDel="00000000" w:rsidR="00000000" w:rsidRPr="00000000">
        <w:rPr>
          <w:b w:val="1"/>
          <w:rtl w:val="0"/>
        </w:rPr>
        <w:t xml:space="preserve">     else:</w:t>
      </w:r>
    </w:p>
    <w:p w:rsidR="00000000" w:rsidDel="00000000" w:rsidP="00000000" w:rsidRDefault="00000000" w:rsidRPr="00000000" w14:paraId="00000280">
      <w:pPr>
        <w:ind w:left="720" w:firstLine="0"/>
        <w:rPr>
          <w:b w:val="1"/>
        </w:rPr>
      </w:pPr>
      <w:r w:rsidDel="00000000" w:rsidR="00000000" w:rsidRPr="00000000">
        <w:rPr>
          <w:b w:val="1"/>
          <w:rtl w:val="0"/>
        </w:rPr>
        <w:t xml:space="preserve">          return n * factorial(n-1)</w:t>
      </w:r>
    </w:p>
    <w:p w:rsidR="00000000" w:rsidDel="00000000" w:rsidP="00000000" w:rsidRDefault="00000000" w:rsidRPr="00000000" w14:paraId="00000281">
      <w:pPr>
        <w:numPr>
          <w:ilvl w:val="0"/>
          <w:numId w:val="17"/>
        </w:numPr>
        <w:ind w:left="720" w:hanging="360"/>
        <w:rPr>
          <w:b w:val="1"/>
          <w:u w:val="none"/>
        </w:rPr>
      </w:pPr>
      <w:r w:rsidDel="00000000" w:rsidR="00000000" w:rsidRPr="00000000">
        <w:rPr>
          <w:b w:val="1"/>
          <w:rtl w:val="0"/>
        </w:rPr>
        <w:t xml:space="preserve">def factorial(n):</w:t>
      </w:r>
    </w:p>
    <w:p w:rsidR="00000000" w:rsidDel="00000000" w:rsidP="00000000" w:rsidRDefault="00000000" w:rsidRPr="00000000" w14:paraId="00000282">
      <w:pPr>
        <w:ind w:left="720" w:firstLine="0"/>
        <w:rPr>
          <w:b w:val="1"/>
        </w:rPr>
      </w:pPr>
      <w:r w:rsidDel="00000000" w:rsidR="00000000" w:rsidRPr="00000000">
        <w:rPr>
          <w:b w:val="1"/>
          <w:rtl w:val="0"/>
        </w:rPr>
        <w:t xml:space="preserve">    while(n != 1):</w:t>
      </w:r>
    </w:p>
    <w:p w:rsidR="00000000" w:rsidDel="00000000" w:rsidP="00000000" w:rsidRDefault="00000000" w:rsidRPr="00000000" w14:paraId="00000283">
      <w:pPr>
        <w:ind w:left="720" w:firstLine="0"/>
        <w:rPr>
          <w:b w:val="1"/>
        </w:rPr>
      </w:pPr>
      <w:r w:rsidDel="00000000" w:rsidR="00000000" w:rsidRPr="00000000">
        <w:rPr>
          <w:b w:val="1"/>
          <w:rtl w:val="0"/>
        </w:rPr>
        <w:tab/>
        <w:t xml:space="preserve">return n * factorial(n-1)</w:t>
      </w:r>
    </w:p>
    <w:p w:rsidR="00000000" w:rsidDel="00000000" w:rsidP="00000000" w:rsidRDefault="00000000" w:rsidRPr="00000000" w14:paraId="00000284">
      <w:pPr>
        <w:ind w:left="720" w:firstLine="0"/>
        <w:rPr>
          <w:b w:val="1"/>
        </w:rPr>
      </w:pPr>
      <w:r w:rsidDel="00000000" w:rsidR="00000000" w:rsidRPr="00000000">
        <w:rPr>
          <w:b w:val="1"/>
          <w:rtl w:val="0"/>
        </w:rPr>
        <w:t xml:space="preserve">    return 1</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De esta manera el proceso que sigue es este: </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sz w:val="20"/>
          <w:szCs w:val="20"/>
        </w:rPr>
      </w:pPr>
      <w:r w:rsidDel="00000000" w:rsidR="00000000" w:rsidRPr="00000000">
        <w:rPr>
          <w:sz w:val="20"/>
          <w:szCs w:val="20"/>
          <w:rtl w:val="0"/>
        </w:rPr>
        <w:t xml:space="preserve">resultado = factorial(5)</w:t>
      </w:r>
    </w:p>
    <w:p w:rsidR="00000000" w:rsidDel="00000000" w:rsidP="00000000" w:rsidRDefault="00000000" w:rsidRPr="00000000" w14:paraId="00000289">
      <w:pPr>
        <w:rPr>
          <w:sz w:val="20"/>
          <w:szCs w:val="20"/>
        </w:rPr>
      </w:pPr>
      <w:r w:rsidDel="00000000" w:rsidR="00000000" w:rsidRPr="00000000">
        <w:rPr>
          <w:sz w:val="20"/>
          <w:szCs w:val="20"/>
          <w:rtl w:val="0"/>
        </w:rPr>
        <w:t xml:space="preserve">return 5*factorial(4)</w:t>
      </w:r>
    </w:p>
    <w:p w:rsidR="00000000" w:rsidDel="00000000" w:rsidP="00000000" w:rsidRDefault="00000000" w:rsidRPr="00000000" w14:paraId="0000028A">
      <w:pPr>
        <w:rPr>
          <w:sz w:val="20"/>
          <w:szCs w:val="20"/>
        </w:rPr>
      </w:pPr>
      <w:r w:rsidDel="00000000" w:rsidR="00000000" w:rsidRPr="00000000">
        <w:rPr>
          <w:sz w:val="20"/>
          <w:szCs w:val="20"/>
          <w:rtl w:val="0"/>
        </w:rPr>
        <w:t xml:space="preserve">return 4*factorial(3)</w:t>
      </w:r>
    </w:p>
    <w:p w:rsidR="00000000" w:rsidDel="00000000" w:rsidP="00000000" w:rsidRDefault="00000000" w:rsidRPr="00000000" w14:paraId="0000028B">
      <w:pPr>
        <w:rPr>
          <w:sz w:val="20"/>
          <w:szCs w:val="20"/>
        </w:rPr>
      </w:pPr>
      <w:r w:rsidDel="00000000" w:rsidR="00000000" w:rsidRPr="00000000">
        <w:rPr>
          <w:sz w:val="20"/>
          <w:szCs w:val="20"/>
          <w:rtl w:val="0"/>
        </w:rPr>
        <w:t xml:space="preserve">return 3*factorial(2)</w:t>
      </w:r>
    </w:p>
    <w:p w:rsidR="00000000" w:rsidDel="00000000" w:rsidP="00000000" w:rsidRDefault="00000000" w:rsidRPr="00000000" w14:paraId="0000028C">
      <w:pPr>
        <w:rPr>
          <w:sz w:val="20"/>
          <w:szCs w:val="20"/>
        </w:rPr>
      </w:pPr>
      <w:r w:rsidDel="00000000" w:rsidR="00000000" w:rsidRPr="00000000">
        <w:rPr>
          <w:sz w:val="20"/>
          <w:szCs w:val="20"/>
          <w:rtl w:val="0"/>
        </w:rPr>
        <w:t xml:space="preserve">return 2*factorial(1)</w:t>
      </w:r>
    </w:p>
    <w:p w:rsidR="00000000" w:rsidDel="00000000" w:rsidP="00000000" w:rsidRDefault="00000000" w:rsidRPr="00000000" w14:paraId="0000028D">
      <w:pPr>
        <w:rPr>
          <w:sz w:val="20"/>
          <w:szCs w:val="20"/>
        </w:rPr>
      </w:pPr>
      <w:r w:rsidDel="00000000" w:rsidR="00000000" w:rsidRPr="00000000">
        <w:rPr>
          <w:rFonts w:ascii="Arial Unicode MS" w:cs="Arial Unicode MS" w:eastAsia="Arial Unicode MS" w:hAnsi="Arial Unicode MS"/>
          <w:sz w:val="20"/>
          <w:szCs w:val="20"/>
          <w:rtl w:val="0"/>
        </w:rPr>
        <w:t xml:space="preserve">1 → return 1</w:t>
      </w:r>
    </w:p>
    <w:p w:rsidR="00000000" w:rsidDel="00000000" w:rsidP="00000000" w:rsidRDefault="00000000" w:rsidRPr="00000000" w14:paraId="0000028E">
      <w:pPr>
        <w:rPr>
          <w:sz w:val="20"/>
          <w:szCs w:val="20"/>
        </w:rPr>
      </w:pPr>
      <w:r w:rsidDel="00000000" w:rsidR="00000000" w:rsidRPr="00000000">
        <w:rPr>
          <w:sz w:val="20"/>
          <w:szCs w:val="20"/>
          <w:rtl w:val="0"/>
        </w:rPr>
        <w:t xml:space="preserve">return 2*1</w:t>
      </w:r>
    </w:p>
    <w:p w:rsidR="00000000" w:rsidDel="00000000" w:rsidP="00000000" w:rsidRDefault="00000000" w:rsidRPr="00000000" w14:paraId="0000028F">
      <w:pPr>
        <w:rPr>
          <w:sz w:val="20"/>
          <w:szCs w:val="20"/>
        </w:rPr>
      </w:pPr>
      <w:r w:rsidDel="00000000" w:rsidR="00000000" w:rsidRPr="00000000">
        <w:rPr>
          <w:sz w:val="20"/>
          <w:szCs w:val="20"/>
          <w:rtl w:val="0"/>
        </w:rPr>
        <w:t xml:space="preserve">return 3*2</w:t>
      </w:r>
    </w:p>
    <w:p w:rsidR="00000000" w:rsidDel="00000000" w:rsidP="00000000" w:rsidRDefault="00000000" w:rsidRPr="00000000" w14:paraId="00000290">
      <w:pPr>
        <w:rPr>
          <w:sz w:val="20"/>
          <w:szCs w:val="20"/>
        </w:rPr>
      </w:pPr>
      <w:r w:rsidDel="00000000" w:rsidR="00000000" w:rsidRPr="00000000">
        <w:rPr>
          <w:sz w:val="20"/>
          <w:szCs w:val="20"/>
          <w:rtl w:val="0"/>
        </w:rPr>
        <w:t xml:space="preserve">return 4*6</w:t>
      </w:r>
    </w:p>
    <w:p w:rsidR="00000000" w:rsidDel="00000000" w:rsidP="00000000" w:rsidRDefault="00000000" w:rsidRPr="00000000" w14:paraId="00000291">
      <w:pPr>
        <w:rPr>
          <w:sz w:val="20"/>
          <w:szCs w:val="20"/>
        </w:rPr>
      </w:pPr>
      <w:r w:rsidDel="00000000" w:rsidR="00000000" w:rsidRPr="00000000">
        <w:rPr>
          <w:sz w:val="20"/>
          <w:szCs w:val="20"/>
          <w:rtl w:val="0"/>
        </w:rPr>
        <w:t xml:space="preserve">return 5*24</w:t>
      </w:r>
    </w:p>
    <w:p w:rsidR="00000000" w:rsidDel="00000000" w:rsidP="00000000" w:rsidRDefault="00000000" w:rsidRPr="00000000" w14:paraId="00000292">
      <w:pPr>
        <w:rPr>
          <w:sz w:val="20"/>
          <w:szCs w:val="20"/>
        </w:rPr>
      </w:pPr>
      <w:r w:rsidDel="00000000" w:rsidR="00000000" w:rsidRPr="00000000">
        <w:rPr>
          <w:rtl w:val="0"/>
        </w:rPr>
      </w:r>
    </w:p>
    <w:p w:rsidR="00000000" w:rsidDel="00000000" w:rsidP="00000000" w:rsidRDefault="00000000" w:rsidRPr="00000000" w14:paraId="00000293">
      <w:pPr>
        <w:rPr>
          <w:sz w:val="20"/>
          <w:szCs w:val="20"/>
        </w:rPr>
      </w:pPr>
      <w:r w:rsidDel="00000000" w:rsidR="00000000" w:rsidRPr="00000000">
        <w:rPr>
          <w:sz w:val="20"/>
          <w:szCs w:val="20"/>
          <w:rtl w:val="0"/>
        </w:rPr>
        <w:t xml:space="preserve">resultado = 120</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Nota: Python tiene una protección contra los infinite loops recursivos, permitiendo solo 1000 llamadas recursivas, si permitiera más la memoria se llenaría y el pc se congelaría. </w:t>
      </w:r>
      <w:r w:rsidDel="00000000" w:rsidR="00000000" w:rsidRPr="00000000">
        <w:rPr>
          <w:rtl w:val="0"/>
        </w:rPr>
      </w:r>
    </w:p>
    <w:p w:rsidR="00000000" w:rsidDel="00000000" w:rsidP="00000000" w:rsidRDefault="00000000" w:rsidRPr="00000000" w14:paraId="00000296">
      <w:pPr>
        <w:pStyle w:val="Heading2"/>
        <w:rPr/>
      </w:pPr>
      <w:bookmarkStart w:colFirst="0" w:colLast="0" w:name="_h0bal6f36a6b" w:id="39"/>
      <w:bookmarkEnd w:id="39"/>
      <w:r w:rsidDel="00000000" w:rsidR="00000000" w:rsidRPr="00000000">
        <w:rPr>
          <w:rtl w:val="0"/>
        </w:rPr>
        <w:t xml:space="preserve">Iterators and generators</w:t>
      </w:r>
    </w:p>
    <w:p w:rsidR="00000000" w:rsidDel="00000000" w:rsidP="00000000" w:rsidRDefault="00000000" w:rsidRPr="00000000" w14:paraId="00000297">
      <w:pPr>
        <w:rPr/>
      </w:pPr>
      <w:r w:rsidDel="00000000" w:rsidR="00000000" w:rsidRPr="00000000">
        <w:rPr>
          <w:rtl w:val="0"/>
        </w:rPr>
        <w:t xml:space="preserve">Explicación: </w:t>
      </w:r>
      <w:hyperlink r:id="rId18">
        <w:r w:rsidDel="00000000" w:rsidR="00000000" w:rsidRPr="00000000">
          <w:rPr>
            <w:color w:val="1155cc"/>
            <w:u w:val="single"/>
            <w:rtl w:val="0"/>
          </w:rPr>
          <w:t xml:space="preserve">https://youtu.be/TLVnoqXGWpY</w:t>
        </w:r>
      </w:hyperlink>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Básicamente, los generadores funciona al igual que la función range, que devuelve los valores de una lista, si producir la lista entera. </w:t>
      </w:r>
    </w:p>
    <w:p w:rsidR="00000000" w:rsidDel="00000000" w:rsidP="00000000" w:rsidRDefault="00000000" w:rsidRPr="00000000" w14:paraId="0000029A">
      <w:pPr>
        <w:jc w:val="center"/>
        <w:rPr/>
      </w:pPr>
      <w:r w:rsidDel="00000000" w:rsidR="00000000" w:rsidRPr="00000000">
        <w:rPr/>
        <w:drawing>
          <wp:inline distB="114300" distT="114300" distL="114300" distR="114300">
            <wp:extent cx="3469945" cy="2309813"/>
            <wp:effectExtent b="0" l="0" r="0" t="0"/>
            <wp:docPr id="4" name="image2.png"/>
            <a:graphic>
              <a:graphicData uri="http://schemas.openxmlformats.org/drawingml/2006/picture">
                <pic:pic>
                  <pic:nvPicPr>
                    <pic:cNvPr id="0" name="image2.png"/>
                    <pic:cNvPicPr preferRelativeResize="0"/>
                  </pic:nvPicPr>
                  <pic:blipFill>
                    <a:blip r:embed="rId19"/>
                    <a:srcRect b="39233" l="4318" r="68272" t="28318"/>
                    <a:stretch>
                      <a:fillRect/>
                    </a:stretch>
                  </pic:blipFill>
                  <pic:spPr>
                    <a:xfrm>
                      <a:off x="0" y="0"/>
                      <a:ext cx="3469945" cy="2309813"/>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jc w:val="left"/>
        <w:rPr/>
      </w:pPr>
      <w:r w:rsidDel="00000000" w:rsidR="00000000" w:rsidRPr="00000000">
        <w:rPr>
          <w:rtl w:val="0"/>
        </w:rPr>
        <w:t xml:space="preserve">Esto devolverá el primer valor de la lista y hasta que sea llamada otra vez devolverá el segundo, al igual que range.</w:t>
      </w:r>
    </w:p>
    <w:p w:rsidR="00000000" w:rsidDel="00000000" w:rsidP="00000000" w:rsidRDefault="00000000" w:rsidRPr="00000000" w14:paraId="0000029C">
      <w:pPr>
        <w:jc w:val="center"/>
        <w:rPr/>
      </w:pPr>
      <w:r w:rsidDel="00000000" w:rsidR="00000000" w:rsidRPr="00000000">
        <w:rPr/>
        <w:drawing>
          <wp:inline distB="114300" distT="114300" distL="114300" distR="114300">
            <wp:extent cx="3667839" cy="347663"/>
            <wp:effectExtent b="0" l="0" r="0" t="0"/>
            <wp:docPr id="3" name="image4.png"/>
            <a:graphic>
              <a:graphicData uri="http://schemas.openxmlformats.org/drawingml/2006/picture">
                <pic:pic>
                  <pic:nvPicPr>
                    <pic:cNvPr id="0" name="image4.png"/>
                    <pic:cNvPicPr preferRelativeResize="0"/>
                  </pic:nvPicPr>
                  <pic:blipFill>
                    <a:blip r:embed="rId20"/>
                    <a:srcRect b="53151" l="3986" r="69601" t="42477"/>
                    <a:stretch>
                      <a:fillRect/>
                    </a:stretch>
                  </pic:blipFill>
                  <pic:spPr>
                    <a:xfrm>
                      <a:off x="0" y="0"/>
                      <a:ext cx="3667839" cy="347663"/>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jc w:val="left"/>
        <w:rPr/>
      </w:pPr>
      <w:r w:rsidDel="00000000" w:rsidR="00000000" w:rsidRPr="00000000">
        <w:rPr>
          <w:rtl w:val="0"/>
        </w:rPr>
        <w:t xml:space="preserve">La función Next sirve para solicitar el siguiente valor sin necesidad de un iterador.</w:t>
      </w:r>
      <w:r w:rsidDel="00000000" w:rsidR="00000000" w:rsidRPr="00000000">
        <w:br w:type="page"/>
      </w:r>
      <w:r w:rsidDel="00000000" w:rsidR="00000000" w:rsidRPr="00000000">
        <w:rPr>
          <w:rtl w:val="0"/>
        </w:rPr>
      </w:r>
    </w:p>
    <w:p w:rsidR="00000000" w:rsidDel="00000000" w:rsidP="00000000" w:rsidRDefault="00000000" w:rsidRPr="00000000" w14:paraId="0000029E">
      <w:pPr>
        <w:pStyle w:val="Heading1"/>
        <w:rPr/>
      </w:pPr>
      <w:bookmarkStart w:colFirst="0" w:colLast="0" w:name="_ac2vgb8d3762" w:id="40"/>
      <w:bookmarkEnd w:id="40"/>
      <w:r w:rsidDel="00000000" w:rsidR="00000000" w:rsidRPr="00000000">
        <w:rPr>
          <w:rtl w:val="0"/>
        </w:rPr>
        <w:t xml:space="preserve">Estructuras de Datos</w:t>
      </w:r>
    </w:p>
    <w:p w:rsidR="00000000" w:rsidDel="00000000" w:rsidP="00000000" w:rsidRDefault="00000000" w:rsidRPr="00000000" w14:paraId="0000029F">
      <w:pPr>
        <w:pStyle w:val="Heading2"/>
        <w:rPr/>
      </w:pPr>
      <w:bookmarkStart w:colFirst="0" w:colLast="0" w:name="_fzppztyo5vqg" w:id="41"/>
      <w:bookmarkEnd w:id="41"/>
      <w:r w:rsidDel="00000000" w:rsidR="00000000" w:rsidRPr="00000000">
        <w:rPr>
          <w:rtl w:val="0"/>
        </w:rPr>
        <w:t xml:space="preserve">Las Listas, Tuplas y operaciones con Listas</w:t>
      </w:r>
    </w:p>
    <w:p w:rsidR="00000000" w:rsidDel="00000000" w:rsidP="00000000" w:rsidRDefault="00000000" w:rsidRPr="00000000" w14:paraId="000002A0">
      <w:pPr>
        <w:rPr/>
      </w:pPr>
      <w:r w:rsidDel="00000000" w:rsidR="00000000" w:rsidRPr="00000000">
        <w:rPr>
          <w:rtl w:val="0"/>
        </w:rPr>
        <w:t xml:space="preserve">Una lista es un tipo de dato que permite guardar una secuencia de datos, como los strings, sin embargo las listas pueden guardar varios tipos de datos dentro de si, como enteros, booleanos, strings e incluso otras listas, con la ventaja añadida de que las listas son mutables, osea que se pueden modificar los datos de una lista, cuando se asigna a una variable permite agrupar varios elementos en un solo lugar.</w:t>
      </w:r>
    </w:p>
    <w:p w:rsidR="00000000" w:rsidDel="00000000" w:rsidP="00000000" w:rsidRDefault="00000000" w:rsidRPr="00000000" w14:paraId="000002A1">
      <w:pPr>
        <w:rPr/>
      </w:pPr>
      <w:r w:rsidDel="00000000" w:rsidR="00000000" w:rsidRPr="00000000">
        <w:rPr>
          <w:rtl w:val="0"/>
        </w:rPr>
        <w:t xml:space="preserve">La forma de crear listas es usando corchetes(</w:t>
      </w:r>
      <w:r w:rsidDel="00000000" w:rsidR="00000000" w:rsidRPr="00000000">
        <w:rPr>
          <w:b w:val="1"/>
          <w:rtl w:val="0"/>
        </w:rPr>
        <w:t xml:space="preserve">[ ]</w:t>
      </w:r>
      <w:r w:rsidDel="00000000" w:rsidR="00000000" w:rsidRPr="00000000">
        <w:rPr>
          <w:rtl w:val="0"/>
        </w:rPr>
        <w:t xml:space="preserve">) o la keyword </w:t>
      </w:r>
      <w:r w:rsidDel="00000000" w:rsidR="00000000" w:rsidRPr="00000000">
        <w:rPr>
          <w:b w:val="1"/>
          <w:rtl w:val="0"/>
        </w:rPr>
        <w:t xml:space="preserve">list(), </w:t>
      </w:r>
      <w:r w:rsidDel="00000000" w:rsidR="00000000" w:rsidRPr="00000000">
        <w:rPr>
          <w:rtl w:val="0"/>
        </w:rPr>
        <w:t xml:space="preserve">así</w:t>
      </w:r>
      <w:r w:rsidDel="00000000" w:rsidR="00000000" w:rsidRPr="00000000">
        <w:rPr>
          <w:rtl w:val="0"/>
        </w:rPr>
        <w:t xml:space="preserve">:</w:t>
      </w:r>
    </w:p>
    <w:p w:rsidR="00000000" w:rsidDel="00000000" w:rsidP="00000000" w:rsidRDefault="00000000" w:rsidRPr="00000000" w14:paraId="000002A2">
      <w:pPr>
        <w:numPr>
          <w:ilvl w:val="0"/>
          <w:numId w:val="19"/>
        </w:numPr>
        <w:ind w:left="720" w:hanging="360"/>
        <w:rPr>
          <w:u w:val="none"/>
        </w:rPr>
      </w:pPr>
      <w:r w:rsidDel="00000000" w:rsidR="00000000" w:rsidRPr="00000000">
        <w:rPr>
          <w:rtl w:val="0"/>
        </w:rPr>
        <w:t xml:space="preserve">ejemplo_de_lista = [ “nombre”, 25, 2.34, [1, 2, 3] ]</w:t>
      </w:r>
    </w:p>
    <w:p w:rsidR="00000000" w:rsidDel="00000000" w:rsidP="00000000" w:rsidRDefault="00000000" w:rsidRPr="00000000" w14:paraId="000002A3">
      <w:pPr>
        <w:numPr>
          <w:ilvl w:val="1"/>
          <w:numId w:val="19"/>
        </w:numPr>
        <w:ind w:left="1440" w:hanging="360"/>
        <w:rPr>
          <w:u w:val="none"/>
        </w:rPr>
      </w:pPr>
      <w:r w:rsidDel="00000000" w:rsidR="00000000" w:rsidRPr="00000000">
        <w:rPr>
          <w:rtl w:val="0"/>
        </w:rPr>
        <w:t xml:space="preserve">para acceder a una lista(lista2) dentro de otra lista(lista1) se ingresa la posicion en lista1 donde esta situada la lista2 y luego la posición de la lista2 a la que queremos acceder, ejemplo:</w:t>
      </w:r>
    </w:p>
    <w:p w:rsidR="00000000" w:rsidDel="00000000" w:rsidP="00000000" w:rsidRDefault="00000000" w:rsidRPr="00000000" w14:paraId="000002A4">
      <w:pPr>
        <w:numPr>
          <w:ilvl w:val="1"/>
          <w:numId w:val="19"/>
        </w:numPr>
        <w:ind w:left="1440" w:hanging="360"/>
        <w:rPr>
          <w:u w:val="none"/>
        </w:rPr>
      </w:pPr>
      <w:r w:rsidDel="00000000" w:rsidR="00000000" w:rsidRPr="00000000">
        <w:rPr>
          <w:rtl w:val="0"/>
        </w:rPr>
        <w:t xml:space="preserve">&gt;&gt;&gt; ejemplo_de_lista [3][1]</w:t>
      </w:r>
    </w:p>
    <w:p w:rsidR="00000000" w:rsidDel="00000000" w:rsidP="00000000" w:rsidRDefault="00000000" w:rsidRPr="00000000" w14:paraId="000002A5">
      <w:pPr>
        <w:numPr>
          <w:ilvl w:val="1"/>
          <w:numId w:val="19"/>
        </w:numPr>
        <w:ind w:left="1440" w:hanging="360"/>
        <w:rPr>
          <w:u w:val="none"/>
        </w:rPr>
      </w:pPr>
      <w:r w:rsidDel="00000000" w:rsidR="00000000" w:rsidRPr="00000000">
        <w:rPr>
          <w:rtl w:val="0"/>
        </w:rPr>
        <w:t xml:space="preserve">&gt;&gt;&gt;    2</w:t>
      </w:r>
    </w:p>
    <w:p w:rsidR="00000000" w:rsidDel="00000000" w:rsidP="00000000" w:rsidRDefault="00000000" w:rsidRPr="00000000" w14:paraId="000002A6">
      <w:pPr>
        <w:numPr>
          <w:ilvl w:val="0"/>
          <w:numId w:val="19"/>
        </w:numPr>
        <w:ind w:left="720" w:hanging="360"/>
      </w:pPr>
      <w:r w:rsidDel="00000000" w:rsidR="00000000" w:rsidRPr="00000000">
        <w:rPr>
          <w:rtl w:val="0"/>
        </w:rPr>
        <w:t xml:space="preserve">ejemplo_de_lista = list(“nombre”)</w:t>
      </w:r>
    </w:p>
    <w:p w:rsidR="00000000" w:rsidDel="00000000" w:rsidP="00000000" w:rsidRDefault="00000000" w:rsidRPr="00000000" w14:paraId="000002A7">
      <w:pPr>
        <w:numPr>
          <w:ilvl w:val="1"/>
          <w:numId w:val="19"/>
        </w:numPr>
        <w:ind w:left="1440" w:hanging="360"/>
        <w:rPr>
          <w:u w:val="none"/>
        </w:rPr>
      </w:pPr>
      <w:r w:rsidDel="00000000" w:rsidR="00000000" w:rsidRPr="00000000">
        <w:rPr>
          <w:rtl w:val="0"/>
        </w:rPr>
        <w:t xml:space="preserve">la keyword list solo acepta un parámetro y la lista se vería así:</w:t>
      </w:r>
    </w:p>
    <w:p w:rsidR="00000000" w:rsidDel="00000000" w:rsidP="00000000" w:rsidRDefault="00000000" w:rsidRPr="00000000" w14:paraId="000002A8">
      <w:pPr>
        <w:numPr>
          <w:ilvl w:val="1"/>
          <w:numId w:val="19"/>
        </w:numPr>
        <w:ind w:left="1440" w:hanging="360"/>
        <w:rPr>
          <w:u w:val="none"/>
        </w:rPr>
      </w:pPr>
      <w:r w:rsidDel="00000000" w:rsidR="00000000" w:rsidRPr="00000000">
        <w:rPr>
          <w:rtl w:val="0"/>
        </w:rPr>
        <w:t xml:space="preserve">[‘n’, ‘o’, ‘m’, ‘b’, ‘r’, ‘e’]</w:t>
      </w:r>
    </w:p>
    <w:p w:rsidR="00000000" w:rsidDel="00000000" w:rsidP="00000000" w:rsidRDefault="00000000" w:rsidRPr="00000000" w14:paraId="000002A9">
      <w:pPr>
        <w:ind w:left="0" w:firstLine="0"/>
        <w:rPr/>
      </w:pPr>
      <w:r w:rsidDel="00000000" w:rsidR="00000000" w:rsidRPr="00000000">
        <w:rPr>
          <w:rtl w:val="0"/>
        </w:rPr>
        <w:t xml:space="preserve">para declarar una lista vacía:</w:t>
      </w:r>
    </w:p>
    <w:p w:rsidR="00000000" w:rsidDel="00000000" w:rsidP="00000000" w:rsidRDefault="00000000" w:rsidRPr="00000000" w14:paraId="000002AA">
      <w:pPr>
        <w:numPr>
          <w:ilvl w:val="0"/>
          <w:numId w:val="19"/>
        </w:numPr>
        <w:ind w:left="720" w:hanging="360"/>
        <w:rPr>
          <w:u w:val="none"/>
        </w:rPr>
      </w:pPr>
      <w:r w:rsidDel="00000000" w:rsidR="00000000" w:rsidRPr="00000000">
        <w:rPr>
          <w:rtl w:val="0"/>
        </w:rPr>
        <w:t xml:space="preserve">ejemplo_de_lista = list()</w:t>
      </w:r>
    </w:p>
    <w:p w:rsidR="00000000" w:rsidDel="00000000" w:rsidP="00000000" w:rsidRDefault="00000000" w:rsidRPr="00000000" w14:paraId="000002AB">
      <w:pPr>
        <w:numPr>
          <w:ilvl w:val="0"/>
          <w:numId w:val="19"/>
        </w:numPr>
        <w:ind w:left="720" w:hanging="360"/>
        <w:rPr>
          <w:u w:val="none"/>
        </w:rPr>
      </w:pPr>
      <w:r w:rsidDel="00000000" w:rsidR="00000000" w:rsidRPr="00000000">
        <w:rPr>
          <w:rtl w:val="0"/>
        </w:rPr>
        <w:t xml:space="preserve">ejemplo_de_lista = []</w:t>
      </w:r>
    </w:p>
    <w:p w:rsidR="00000000" w:rsidDel="00000000" w:rsidP="00000000" w:rsidRDefault="00000000" w:rsidRPr="00000000" w14:paraId="000002AC">
      <w:pPr>
        <w:ind w:left="0" w:firstLine="0"/>
        <w:rPr/>
      </w:pPr>
      <w:r w:rsidDel="00000000" w:rsidR="00000000" w:rsidRPr="00000000">
        <w:rPr>
          <w:rtl w:val="0"/>
        </w:rPr>
      </w:r>
    </w:p>
    <w:p w:rsidR="00000000" w:rsidDel="00000000" w:rsidP="00000000" w:rsidRDefault="00000000" w:rsidRPr="00000000" w14:paraId="000002AD">
      <w:pPr>
        <w:ind w:left="0" w:firstLine="0"/>
        <w:rPr/>
      </w:pPr>
      <w:r w:rsidDel="00000000" w:rsidR="00000000" w:rsidRPr="00000000">
        <w:rPr>
          <w:rtl w:val="0"/>
        </w:rPr>
        <w:t xml:space="preserve">Las listas son mutables y para modificarlas se usa la siguiente sintaxis:</w:t>
      </w:r>
    </w:p>
    <w:p w:rsidR="00000000" w:rsidDel="00000000" w:rsidP="00000000" w:rsidRDefault="00000000" w:rsidRPr="00000000" w14:paraId="000002AE">
      <w:pPr>
        <w:ind w:left="0" w:firstLine="0"/>
        <w:rPr/>
      </w:pPr>
      <w:r w:rsidDel="00000000" w:rsidR="00000000" w:rsidRPr="00000000">
        <w:rPr>
          <w:rtl w:val="0"/>
        </w:rPr>
      </w:r>
    </w:p>
    <w:p w:rsidR="00000000" w:rsidDel="00000000" w:rsidP="00000000" w:rsidRDefault="00000000" w:rsidRPr="00000000" w14:paraId="000002AF">
      <w:pPr>
        <w:ind w:left="0" w:firstLine="0"/>
        <w:rPr/>
      </w:pPr>
      <w:r w:rsidDel="00000000" w:rsidR="00000000" w:rsidRPr="00000000">
        <w:rPr>
          <w:rtl w:val="0"/>
        </w:rPr>
        <w:t xml:space="preserve">&gt;&gt;&gt;ejemplo_de_lista = [23]</w:t>
      </w:r>
    </w:p>
    <w:p w:rsidR="00000000" w:rsidDel="00000000" w:rsidP="00000000" w:rsidRDefault="00000000" w:rsidRPr="00000000" w14:paraId="000002B0">
      <w:pPr>
        <w:ind w:left="0" w:firstLine="0"/>
        <w:rPr/>
      </w:pPr>
      <w:r w:rsidDel="00000000" w:rsidR="00000000" w:rsidRPr="00000000">
        <w:rPr>
          <w:rtl w:val="0"/>
        </w:rPr>
        <w:t xml:space="preserve">&gt;&gt;&gt; ejemplo_de_lista[0] = 1</w:t>
      </w:r>
    </w:p>
    <w:p w:rsidR="00000000" w:rsidDel="00000000" w:rsidP="00000000" w:rsidRDefault="00000000" w:rsidRPr="00000000" w14:paraId="000002B1">
      <w:pPr>
        <w:ind w:left="0" w:firstLine="0"/>
        <w:rPr/>
      </w:pPr>
      <w:r w:rsidDel="00000000" w:rsidR="00000000" w:rsidRPr="00000000">
        <w:rPr>
          <w:rtl w:val="0"/>
        </w:rPr>
        <w:t xml:space="preserve">&gt;&gt;&gt; ejemplo_de_lista</w:t>
      </w:r>
    </w:p>
    <w:p w:rsidR="00000000" w:rsidDel="00000000" w:rsidP="00000000" w:rsidRDefault="00000000" w:rsidRPr="00000000" w14:paraId="000002B2">
      <w:pPr>
        <w:ind w:left="0" w:firstLine="0"/>
        <w:rPr/>
      </w:pPr>
      <w:r w:rsidDel="00000000" w:rsidR="00000000" w:rsidRPr="00000000">
        <w:rPr>
          <w:rtl w:val="0"/>
        </w:rPr>
        <w:t xml:space="preserve">&gt;&gt;&gt; [1]</w:t>
      </w:r>
    </w:p>
    <w:p w:rsidR="00000000" w:rsidDel="00000000" w:rsidP="00000000" w:rsidRDefault="00000000" w:rsidRPr="00000000" w14:paraId="000002B3">
      <w:pPr>
        <w:ind w:left="0" w:firstLine="0"/>
        <w:rPr/>
      </w:pPr>
      <w:r w:rsidDel="00000000" w:rsidR="00000000" w:rsidRPr="00000000">
        <w:rPr>
          <w:rtl w:val="0"/>
        </w:rPr>
      </w:r>
    </w:p>
    <w:p w:rsidR="00000000" w:rsidDel="00000000" w:rsidP="00000000" w:rsidRDefault="00000000" w:rsidRPr="00000000" w14:paraId="000002B4">
      <w:pPr>
        <w:ind w:left="0" w:firstLine="0"/>
        <w:rPr/>
      </w:pPr>
      <w:r w:rsidDel="00000000" w:rsidR="00000000" w:rsidRPr="00000000">
        <w:rPr>
          <w:rtl w:val="0"/>
        </w:rPr>
        <w:t xml:space="preserve">Esto no sirve para añadir valores, solo cambian valores ya existentes, si tratara de hacer la misma operación con una lista declarada vacía, saltará un error:</w:t>
      </w:r>
    </w:p>
    <w:p w:rsidR="00000000" w:rsidDel="00000000" w:rsidP="00000000" w:rsidRDefault="00000000" w:rsidRPr="00000000" w14:paraId="000002B5">
      <w:pPr>
        <w:ind w:left="0" w:firstLine="0"/>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&gt;&gt;&gt;ejemplo_de_lista = []</w:t>
      </w:r>
    </w:p>
    <w:p w:rsidR="00000000" w:rsidDel="00000000" w:rsidP="00000000" w:rsidRDefault="00000000" w:rsidRPr="00000000" w14:paraId="000002B7">
      <w:pPr>
        <w:rPr/>
      </w:pPr>
      <w:r w:rsidDel="00000000" w:rsidR="00000000" w:rsidRPr="00000000">
        <w:rPr>
          <w:rtl w:val="0"/>
        </w:rPr>
        <w:t xml:space="preserve">&gt;&gt;&gt; ejemplo_de_lista[0] = 1</w:t>
      </w:r>
    </w:p>
    <w:p w:rsidR="00000000" w:rsidDel="00000000" w:rsidP="00000000" w:rsidRDefault="00000000" w:rsidRPr="00000000" w14:paraId="000002B8">
      <w:pPr>
        <w:rPr/>
      </w:pPr>
      <w:r w:rsidDel="00000000" w:rsidR="00000000" w:rsidRPr="00000000">
        <w:rPr>
          <w:rtl w:val="0"/>
        </w:rPr>
        <w:t xml:space="preserve">Traceback (most recent call last):</w:t>
      </w:r>
    </w:p>
    <w:p w:rsidR="00000000" w:rsidDel="00000000" w:rsidP="00000000" w:rsidRDefault="00000000" w:rsidRPr="00000000" w14:paraId="000002B9">
      <w:pPr>
        <w:rPr/>
      </w:pPr>
      <w:r w:rsidDel="00000000" w:rsidR="00000000" w:rsidRPr="00000000">
        <w:rPr>
          <w:rtl w:val="0"/>
        </w:rPr>
        <w:t xml:space="preserve">  File "&lt;stdin&gt;", line 1, in &lt;module&gt;</w:t>
      </w:r>
    </w:p>
    <w:p w:rsidR="00000000" w:rsidDel="00000000" w:rsidP="00000000" w:rsidRDefault="00000000" w:rsidRPr="00000000" w14:paraId="000002BA">
      <w:pPr>
        <w:rPr>
          <w:b w:val="1"/>
        </w:rPr>
      </w:pPr>
      <w:r w:rsidDel="00000000" w:rsidR="00000000" w:rsidRPr="00000000">
        <w:rPr>
          <w:rtl w:val="0"/>
        </w:rPr>
        <w:t xml:space="preserve">IndexError: </w:t>
      </w:r>
      <w:r w:rsidDel="00000000" w:rsidR="00000000" w:rsidRPr="00000000">
        <w:rPr>
          <w:b w:val="1"/>
          <w:rtl w:val="0"/>
        </w:rPr>
        <w:t xml:space="preserve">list assignment index out of range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Los slices en python también funcionan con las listas:</w:t>
      </w:r>
    </w:p>
    <w:p w:rsidR="00000000" w:rsidDel="00000000" w:rsidP="00000000" w:rsidRDefault="00000000" w:rsidRPr="00000000" w14:paraId="000002BD">
      <w:pPr>
        <w:ind w:firstLine="720"/>
        <w:rPr>
          <w:b w:val="1"/>
        </w:rPr>
      </w:pPr>
      <w:r w:rsidDel="00000000" w:rsidR="00000000" w:rsidRPr="00000000">
        <w:rPr>
          <w:b w:val="1"/>
          <w:rtl w:val="0"/>
        </w:rPr>
        <w:t xml:space="preserve">[comienzo:final:pasos]</w:t>
      </w:r>
    </w:p>
    <w:p w:rsidR="00000000" w:rsidDel="00000000" w:rsidP="00000000" w:rsidRDefault="00000000" w:rsidRPr="00000000" w14:paraId="000002BE">
      <w:pPr>
        <w:pStyle w:val="Heading3"/>
        <w:rPr/>
      </w:pPr>
      <w:bookmarkStart w:colFirst="0" w:colLast="0" w:name="_pt5zx7h0kzjw" w:id="42"/>
      <w:bookmarkEnd w:id="42"/>
      <w:r w:rsidDel="00000000" w:rsidR="00000000" w:rsidRPr="00000000">
        <w:rPr>
          <w:rtl w:val="0"/>
        </w:rPr>
        <w:t xml:space="preserve">Tuplas</w:t>
      </w: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Las tuplas son como las listas, funcionan de la misma forma, las tuplas se declaran con paréntesis </w:t>
      </w:r>
      <w:r w:rsidDel="00000000" w:rsidR="00000000" w:rsidRPr="00000000">
        <w:rPr>
          <w:b w:val="1"/>
          <w:rtl w:val="0"/>
        </w:rPr>
        <w:t xml:space="preserve">() </w:t>
      </w:r>
      <w:r w:rsidDel="00000000" w:rsidR="00000000" w:rsidRPr="00000000">
        <w:rPr>
          <w:rtl w:val="0"/>
        </w:rPr>
        <w:t xml:space="preserve">o con la keyword </w:t>
      </w:r>
      <w:r w:rsidDel="00000000" w:rsidR="00000000" w:rsidRPr="00000000">
        <w:rPr>
          <w:b w:val="1"/>
          <w:rtl w:val="0"/>
        </w:rPr>
        <w:t xml:space="preserve">tuple()</w:t>
      </w:r>
      <w:r w:rsidDel="00000000" w:rsidR="00000000" w:rsidRPr="00000000">
        <w:rPr>
          <w:rtl w:val="0"/>
        </w:rPr>
        <w:t xml:space="preserve">. En caso de que se quiera una tupla con un solo elemento se deberá de poner una coma:</w:t>
      </w:r>
    </w:p>
    <w:p w:rsidR="00000000" w:rsidDel="00000000" w:rsidP="00000000" w:rsidRDefault="00000000" w:rsidRPr="00000000" w14:paraId="000002C0">
      <w:pPr>
        <w:rPr/>
      </w:pPr>
      <w:r w:rsidDel="00000000" w:rsidR="00000000" w:rsidRPr="00000000">
        <w:rPr>
          <w:rtl w:val="0"/>
        </w:rPr>
        <w:t xml:space="preserve">&gt;&gt;&gt; b = (5,)  # Es una tupla</w:t>
      </w:r>
    </w:p>
    <w:p w:rsidR="00000000" w:rsidDel="00000000" w:rsidP="00000000" w:rsidRDefault="00000000" w:rsidRPr="00000000" w14:paraId="000002C1">
      <w:pPr>
        <w:rPr/>
      </w:pPr>
      <w:r w:rsidDel="00000000" w:rsidR="00000000" w:rsidRPr="00000000">
        <w:rPr>
          <w:rtl w:val="0"/>
        </w:rPr>
        <w:t xml:space="preserve">&gt;&gt;&gt; type(b)</w:t>
      </w:r>
    </w:p>
    <w:p w:rsidR="00000000" w:rsidDel="00000000" w:rsidP="00000000" w:rsidRDefault="00000000" w:rsidRPr="00000000" w14:paraId="000002C2">
      <w:pPr>
        <w:rPr/>
      </w:pPr>
      <w:r w:rsidDel="00000000" w:rsidR="00000000" w:rsidRPr="00000000">
        <w:rPr>
          <w:rtl w:val="0"/>
        </w:rPr>
        <w:t xml:space="preserve">&lt;type 'tuple'&gt;</w:t>
      </w:r>
    </w:p>
    <w:p w:rsidR="00000000" w:rsidDel="00000000" w:rsidP="00000000" w:rsidRDefault="00000000" w:rsidRPr="00000000" w14:paraId="000002C3">
      <w:pPr>
        <w:rPr/>
      </w:pPr>
      <w:r w:rsidDel="00000000" w:rsidR="00000000" w:rsidRPr="00000000">
        <w:rPr>
          <w:rtl w:val="0"/>
        </w:rPr>
        <w:t xml:space="preserve">&gt;&gt;&gt; c = (5)   # Es un número</w:t>
      </w:r>
    </w:p>
    <w:p w:rsidR="00000000" w:rsidDel="00000000" w:rsidP="00000000" w:rsidRDefault="00000000" w:rsidRPr="00000000" w14:paraId="000002C4">
      <w:pPr>
        <w:rPr/>
      </w:pPr>
      <w:r w:rsidDel="00000000" w:rsidR="00000000" w:rsidRPr="00000000">
        <w:rPr>
          <w:rtl w:val="0"/>
        </w:rPr>
        <w:t xml:space="preserve">&gt;&gt;&gt; type(c)</w:t>
      </w:r>
    </w:p>
    <w:p w:rsidR="00000000" w:rsidDel="00000000" w:rsidP="00000000" w:rsidRDefault="00000000" w:rsidRPr="00000000" w14:paraId="000002C5">
      <w:pPr>
        <w:rPr/>
      </w:pPr>
      <w:r w:rsidDel="00000000" w:rsidR="00000000" w:rsidRPr="00000000">
        <w:rPr>
          <w:rtl w:val="0"/>
        </w:rPr>
        <w:t xml:space="preserve">&lt;type 'int'&gt;</w:t>
      </w:r>
    </w:p>
    <w:p w:rsidR="00000000" w:rsidDel="00000000" w:rsidP="00000000" w:rsidRDefault="00000000" w:rsidRPr="00000000" w14:paraId="000002C6">
      <w:pPr>
        <w:rPr/>
      </w:pPr>
      <w:r w:rsidDel="00000000" w:rsidR="00000000" w:rsidRPr="00000000">
        <w:rPr>
          <w:rtl w:val="0"/>
        </w:rPr>
        <w:t xml:space="preserve">La diferencia es que las listas presentan una serie de funciones adicionales que permiten un amplio manejo de los valores que contienen. Basándonos en esta definición, puede decirse que las listas son dinámicas, mientras que las tuplas son estáticas.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3"/>
        <w:rPr/>
      </w:pPr>
      <w:bookmarkStart w:colFirst="0" w:colLast="0" w:name="_6ft42xw8h699" w:id="43"/>
      <w:bookmarkEnd w:id="43"/>
      <w:r w:rsidDel="00000000" w:rsidR="00000000" w:rsidRPr="00000000">
        <w:rPr>
          <w:rtl w:val="0"/>
        </w:rPr>
        <w:t xml:space="preserve">Operaciones y métodos con listas:</w:t>
      </w: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ind w:left="0" w:firstLine="0"/>
        <w:rPr/>
      </w:pPr>
      <w:r w:rsidDel="00000000" w:rsidR="00000000" w:rsidRPr="00000000">
        <w:rPr>
          <w:rtl w:val="0"/>
        </w:rPr>
        <w:t xml:space="preserve">Operaciones:</w:t>
      </w:r>
    </w:p>
    <w:p w:rsidR="00000000" w:rsidDel="00000000" w:rsidP="00000000" w:rsidRDefault="00000000" w:rsidRPr="00000000" w14:paraId="000002CB">
      <w:pPr>
        <w:rPr/>
      </w:pPr>
      <w:r w:rsidDel="00000000" w:rsidR="00000000" w:rsidRPr="00000000">
        <w:rPr>
          <w:b w:val="1"/>
          <w:sz w:val="28"/>
          <w:szCs w:val="28"/>
          <w:rtl w:val="0"/>
        </w:rPr>
        <w:t xml:space="preserve">+</w:t>
      </w:r>
      <w:r w:rsidDel="00000000" w:rsidR="00000000" w:rsidRPr="00000000">
        <w:rPr>
          <w:rtl w:val="0"/>
        </w:rPr>
        <w:t xml:space="preserve"> = Suma las listas, se usa de esta forma (list + list): </w:t>
      </w:r>
    </w:p>
    <w:p w:rsidR="00000000" w:rsidDel="00000000" w:rsidP="00000000" w:rsidRDefault="00000000" w:rsidRPr="00000000" w14:paraId="000002CC">
      <w:pPr>
        <w:rPr/>
      </w:pPr>
      <w:r w:rsidDel="00000000" w:rsidR="00000000" w:rsidRPr="00000000">
        <w:rPr>
          <w:rtl w:val="0"/>
        </w:rPr>
        <w:t xml:space="preserve">&gt;&gt;&gt; lista1 = [1]</w:t>
      </w:r>
    </w:p>
    <w:p w:rsidR="00000000" w:rsidDel="00000000" w:rsidP="00000000" w:rsidRDefault="00000000" w:rsidRPr="00000000" w14:paraId="000002CD">
      <w:pPr>
        <w:rPr/>
      </w:pPr>
      <w:r w:rsidDel="00000000" w:rsidR="00000000" w:rsidRPr="00000000">
        <w:rPr>
          <w:rtl w:val="0"/>
        </w:rPr>
        <w:t xml:space="preserve">&gt;&gt;&gt; lista2 = [2]</w:t>
      </w:r>
    </w:p>
    <w:p w:rsidR="00000000" w:rsidDel="00000000" w:rsidP="00000000" w:rsidRDefault="00000000" w:rsidRPr="00000000" w14:paraId="000002CE">
      <w:pPr>
        <w:rPr/>
      </w:pPr>
      <w:r w:rsidDel="00000000" w:rsidR="00000000" w:rsidRPr="00000000">
        <w:rPr>
          <w:rtl w:val="0"/>
        </w:rPr>
        <w:t xml:space="preserve">lista1 + lista2 = [1,2]</w:t>
      </w:r>
    </w:p>
    <w:p w:rsidR="00000000" w:rsidDel="00000000" w:rsidP="00000000" w:rsidRDefault="00000000" w:rsidRPr="00000000" w14:paraId="000002CF">
      <w:pPr>
        <w:rPr/>
      </w:pPr>
      <w:r w:rsidDel="00000000" w:rsidR="00000000" w:rsidRPr="00000000">
        <w:rPr>
          <w:rtl w:val="0"/>
        </w:rPr>
        <w:t xml:space="preserve">lista2 + lista1 = [2,1]</w:t>
      </w:r>
    </w:p>
    <w:p w:rsidR="00000000" w:rsidDel="00000000" w:rsidP="00000000" w:rsidRDefault="00000000" w:rsidRPr="00000000" w14:paraId="000002D0">
      <w:pPr>
        <w:rPr/>
      </w:pPr>
      <w:r w:rsidDel="00000000" w:rsidR="00000000" w:rsidRPr="00000000">
        <w:rPr>
          <w:b w:val="1"/>
          <w:sz w:val="36"/>
          <w:szCs w:val="36"/>
          <w:rtl w:val="0"/>
        </w:rPr>
        <w:t xml:space="preserve">*</w:t>
      </w:r>
      <w:r w:rsidDel="00000000" w:rsidR="00000000" w:rsidRPr="00000000">
        <w:rPr>
          <w:rtl w:val="0"/>
        </w:rPr>
        <w:t xml:space="preserve"> = multiplica los valores de una lista un número de veces. Así (list * int) :</w:t>
      </w:r>
    </w:p>
    <w:p w:rsidR="00000000" w:rsidDel="00000000" w:rsidP="00000000" w:rsidRDefault="00000000" w:rsidRPr="00000000" w14:paraId="000002D1">
      <w:pPr>
        <w:rPr/>
      </w:pPr>
      <w:r w:rsidDel="00000000" w:rsidR="00000000" w:rsidRPr="00000000">
        <w:rPr>
          <w:rtl w:val="0"/>
        </w:rPr>
        <w:t xml:space="preserve">&gt;&gt;&gt; lista1 = [1,2]</w:t>
      </w:r>
    </w:p>
    <w:p w:rsidR="00000000" w:rsidDel="00000000" w:rsidP="00000000" w:rsidRDefault="00000000" w:rsidRPr="00000000" w14:paraId="000002D2">
      <w:pPr>
        <w:rPr/>
      </w:pPr>
      <w:r w:rsidDel="00000000" w:rsidR="00000000" w:rsidRPr="00000000">
        <w:rPr>
          <w:rtl w:val="0"/>
        </w:rPr>
        <w:t xml:space="preserve">&gt;&gt;&gt; lista1 * 4 </w:t>
      </w:r>
    </w:p>
    <w:p w:rsidR="00000000" w:rsidDel="00000000" w:rsidP="00000000" w:rsidRDefault="00000000" w:rsidRPr="00000000" w14:paraId="000002D3">
      <w:pPr>
        <w:rPr/>
      </w:pPr>
      <w:r w:rsidDel="00000000" w:rsidR="00000000" w:rsidRPr="00000000">
        <w:rPr>
          <w:rtl w:val="0"/>
        </w:rPr>
        <w:t xml:space="preserve">[1,2,1,2,1,2,1,2]</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b w:val="1"/>
        </w:rPr>
      </w:pPr>
      <w:r w:rsidDel="00000000" w:rsidR="00000000" w:rsidRPr="00000000">
        <w:rPr>
          <w:b w:val="1"/>
          <w:rtl w:val="0"/>
        </w:rPr>
        <w:t xml:space="preserve">Métodos:</w:t>
      </w:r>
    </w:p>
    <w:p w:rsidR="00000000" w:rsidDel="00000000" w:rsidP="00000000" w:rsidRDefault="00000000" w:rsidRPr="00000000" w14:paraId="000002D6">
      <w:pPr>
        <w:rPr/>
      </w:pPr>
      <w:r w:rsidDel="00000000" w:rsidR="00000000" w:rsidRPr="00000000">
        <w:rPr>
          <w:rtl w:val="0"/>
        </w:rPr>
        <w:t xml:space="preserve">de agregado:</w:t>
      </w:r>
    </w:p>
    <w:p w:rsidR="00000000" w:rsidDel="00000000" w:rsidP="00000000" w:rsidRDefault="00000000" w:rsidRPr="00000000" w14:paraId="000002D7">
      <w:pPr>
        <w:numPr>
          <w:ilvl w:val="0"/>
          <w:numId w:val="13"/>
        </w:numPr>
        <w:ind w:left="720" w:hanging="360"/>
        <w:rPr/>
      </w:pPr>
      <w:r w:rsidDel="00000000" w:rsidR="00000000" w:rsidRPr="00000000">
        <w:rPr>
          <w:rtl w:val="0"/>
        </w:rPr>
        <w:t xml:space="preserve">lista.append("nuevo elemento")               #Añade el elemento al final</w:t>
      </w:r>
    </w:p>
    <w:p w:rsidR="00000000" w:rsidDel="00000000" w:rsidP="00000000" w:rsidRDefault="00000000" w:rsidRPr="00000000" w14:paraId="000002D8">
      <w:pPr>
        <w:numPr>
          <w:ilvl w:val="0"/>
          <w:numId w:val="13"/>
        </w:numPr>
        <w:ind w:left="720" w:hanging="360"/>
      </w:pPr>
      <w:r w:rsidDel="00000000" w:rsidR="00000000" w:rsidRPr="00000000">
        <w:rPr>
          <w:rtl w:val="0"/>
        </w:rPr>
        <w:t xml:space="preserve">lista.extend(otra_lista)</w:t>
        <w:tab/>
        <w:tab/>
        <w:tab/>
        <w:t xml:space="preserve">#La añade al final</w:t>
      </w:r>
    </w:p>
    <w:p w:rsidR="00000000" w:rsidDel="00000000" w:rsidP="00000000" w:rsidRDefault="00000000" w:rsidRPr="00000000" w14:paraId="000002D9">
      <w:pPr>
        <w:numPr>
          <w:ilvl w:val="0"/>
          <w:numId w:val="13"/>
        </w:numPr>
        <w:ind w:left="720" w:hanging="360"/>
      </w:pPr>
      <w:r w:rsidDel="00000000" w:rsidR="00000000" w:rsidRPr="00000000">
        <w:rPr>
          <w:rtl w:val="0"/>
        </w:rPr>
        <w:t xml:space="preserve">lista.insert(índice, "nuevo elemento")   </w:t>
        <w:tab/>
        <w:t xml:space="preserve">#Lo añade recorriendo la lista</w:t>
      </w:r>
    </w:p>
    <w:p w:rsidR="00000000" w:rsidDel="00000000" w:rsidP="00000000" w:rsidRDefault="00000000" w:rsidRPr="00000000" w14:paraId="000002DA">
      <w:pPr>
        <w:ind w:left="0" w:firstLine="0"/>
        <w:rPr/>
      </w:pPr>
      <w:r w:rsidDel="00000000" w:rsidR="00000000" w:rsidRPr="00000000">
        <w:rPr>
          <w:rtl w:val="0"/>
        </w:rPr>
        <w:t xml:space="preserve">de eliminación:</w:t>
      </w:r>
    </w:p>
    <w:p w:rsidR="00000000" w:rsidDel="00000000" w:rsidP="00000000" w:rsidRDefault="00000000" w:rsidRPr="00000000" w14:paraId="000002DB">
      <w:pPr>
        <w:numPr>
          <w:ilvl w:val="0"/>
          <w:numId w:val="3"/>
        </w:numPr>
        <w:ind w:left="720" w:hanging="360"/>
      </w:pPr>
      <w:r w:rsidDel="00000000" w:rsidR="00000000" w:rsidRPr="00000000">
        <w:rPr>
          <w:rtl w:val="0"/>
        </w:rPr>
        <w:t xml:space="preserve">lista.pop()      </w:t>
        <w:tab/>
        <w:tab/>
        <w:tab/>
        <w:tab/>
        <w:t xml:space="preserve">#</w:t>
      </w:r>
      <w:r w:rsidDel="00000000" w:rsidR="00000000" w:rsidRPr="00000000">
        <w:rPr>
          <w:sz w:val="22"/>
          <w:szCs w:val="22"/>
          <w:rtl w:val="0"/>
        </w:rPr>
        <w:t xml:space="preserve">Elimina</w:t>
      </w:r>
      <w:r w:rsidDel="00000000" w:rsidR="00000000" w:rsidRPr="00000000">
        <w:rPr>
          <w:rtl w:val="0"/>
        </w:rPr>
        <w:t xml:space="preserve"> elemento al final y lo retorna</w:t>
      </w:r>
    </w:p>
    <w:p w:rsidR="00000000" w:rsidDel="00000000" w:rsidP="00000000" w:rsidRDefault="00000000" w:rsidRPr="00000000" w14:paraId="000002DC">
      <w:pPr>
        <w:numPr>
          <w:ilvl w:val="0"/>
          <w:numId w:val="3"/>
        </w:numPr>
        <w:ind w:left="720" w:hanging="360"/>
      </w:pPr>
      <w:r w:rsidDel="00000000" w:rsidR="00000000" w:rsidRPr="00000000">
        <w:rPr>
          <w:rtl w:val="0"/>
        </w:rPr>
        <w:t xml:space="preserve">lista.pop(índice)</w:t>
        <w:tab/>
        <w:tab/>
        <w:tab/>
        <w:tab/>
        <w:t xml:space="preserve">#Elimina el indicado y lo retorna</w:t>
      </w:r>
    </w:p>
    <w:p w:rsidR="00000000" w:rsidDel="00000000" w:rsidP="00000000" w:rsidRDefault="00000000" w:rsidRPr="00000000" w14:paraId="000002DD">
      <w:pPr>
        <w:numPr>
          <w:ilvl w:val="0"/>
          <w:numId w:val="3"/>
        </w:numPr>
        <w:ind w:left="720" w:hanging="360"/>
      </w:pPr>
      <w:r w:rsidDel="00000000" w:rsidR="00000000" w:rsidRPr="00000000">
        <w:rPr>
          <w:rtl w:val="0"/>
        </w:rPr>
        <w:t xml:space="preserve">lista.remove("valor")</w:t>
        <w:tab/>
        <w:tab/>
        <w:tab/>
        <w:tab/>
        <w:t xml:space="preserve">#Solo lo elimina</w:t>
      </w:r>
    </w:p>
    <w:p w:rsidR="00000000" w:rsidDel="00000000" w:rsidP="00000000" w:rsidRDefault="00000000" w:rsidRPr="00000000" w14:paraId="000002DE">
      <w:pPr>
        <w:ind w:left="0" w:firstLine="0"/>
        <w:rPr/>
      </w:pPr>
      <w:r w:rsidDel="00000000" w:rsidR="00000000" w:rsidRPr="00000000">
        <w:rPr>
          <w:rtl w:val="0"/>
        </w:rPr>
        <w:t xml:space="preserve">de orden:</w:t>
      </w:r>
    </w:p>
    <w:p w:rsidR="00000000" w:rsidDel="00000000" w:rsidP="00000000" w:rsidRDefault="00000000" w:rsidRPr="00000000" w14:paraId="000002DF">
      <w:pPr>
        <w:numPr>
          <w:ilvl w:val="0"/>
          <w:numId w:val="7"/>
        </w:numPr>
        <w:ind w:left="720" w:hanging="360"/>
      </w:pPr>
      <w:r w:rsidDel="00000000" w:rsidR="00000000" w:rsidRPr="00000000">
        <w:rPr>
          <w:rtl w:val="0"/>
        </w:rPr>
        <w:t xml:space="preserve">lista.reverse()</w:t>
        <w:tab/>
        <w:tab/>
        <w:tab/>
        <w:tab/>
        <w:t xml:space="preserve">#Invierte el orden </w:t>
      </w:r>
    </w:p>
    <w:p w:rsidR="00000000" w:rsidDel="00000000" w:rsidP="00000000" w:rsidRDefault="00000000" w:rsidRPr="00000000" w14:paraId="000002E0">
      <w:pPr>
        <w:numPr>
          <w:ilvl w:val="0"/>
          <w:numId w:val="7"/>
        </w:numPr>
        <w:ind w:left="720" w:hanging="360"/>
      </w:pPr>
      <w:r w:rsidDel="00000000" w:rsidR="00000000" w:rsidRPr="00000000">
        <w:rPr>
          <w:rtl w:val="0"/>
        </w:rPr>
        <w:t xml:space="preserve">lista.sort()</w:t>
        <w:tab/>
        <w:tab/>
        <w:tab/>
        <w:tab/>
        <w:tab/>
        <w:t xml:space="preserve">#La ordena de forma ascendente</w:t>
      </w:r>
    </w:p>
    <w:p w:rsidR="00000000" w:rsidDel="00000000" w:rsidP="00000000" w:rsidRDefault="00000000" w:rsidRPr="00000000" w14:paraId="000002E1">
      <w:pPr>
        <w:numPr>
          <w:ilvl w:val="0"/>
          <w:numId w:val="7"/>
        </w:numPr>
        <w:ind w:left="720" w:hanging="360"/>
      </w:pPr>
      <w:r w:rsidDel="00000000" w:rsidR="00000000" w:rsidRPr="00000000">
        <w:rPr>
          <w:rtl w:val="0"/>
        </w:rPr>
        <w:t xml:space="preserve">lista.sort(reverse=True)</w:t>
        <w:tab/>
        <w:tab/>
        <w:tab/>
        <w:t xml:space="preserve">#La ordena de forma descendente</w:t>
      </w:r>
    </w:p>
    <w:p w:rsidR="00000000" w:rsidDel="00000000" w:rsidP="00000000" w:rsidRDefault="00000000" w:rsidRPr="00000000" w14:paraId="000002E2">
      <w:pPr>
        <w:ind w:left="0" w:firstLine="0"/>
        <w:rPr/>
      </w:pPr>
      <w:r w:rsidDel="00000000" w:rsidR="00000000" w:rsidRPr="00000000">
        <w:rPr>
          <w:rtl w:val="0"/>
        </w:rPr>
        <w:t xml:space="preserve">de búsqueda:</w:t>
      </w:r>
    </w:p>
    <w:p w:rsidR="00000000" w:rsidDel="00000000" w:rsidP="00000000" w:rsidRDefault="00000000" w:rsidRPr="00000000" w14:paraId="000002E3">
      <w:pPr>
        <w:numPr>
          <w:ilvl w:val="0"/>
          <w:numId w:val="1"/>
        </w:numPr>
        <w:ind w:left="720" w:hanging="360"/>
      </w:pPr>
      <w:r w:rsidDel="00000000" w:rsidR="00000000" w:rsidRPr="00000000">
        <w:rPr>
          <w:rtl w:val="0"/>
        </w:rPr>
        <w:t xml:space="preserve">lista.count(elemento)</w:t>
        <w:tab/>
        <w:tab/>
        <w:tab/>
        <w:t xml:space="preserve">#Cuenta la cantidad de apariciones</w:t>
      </w:r>
    </w:p>
    <w:p w:rsidR="00000000" w:rsidDel="00000000" w:rsidP="00000000" w:rsidRDefault="00000000" w:rsidRPr="00000000" w14:paraId="000002E4">
      <w:pPr>
        <w:numPr>
          <w:ilvl w:val="0"/>
          <w:numId w:val="1"/>
        </w:numPr>
        <w:ind w:left="720" w:hanging="360"/>
      </w:pPr>
      <w:r w:rsidDel="00000000" w:rsidR="00000000" w:rsidRPr="00000000">
        <w:rPr>
          <w:rtl w:val="0"/>
        </w:rPr>
        <w:t xml:space="preserve">lista.index(elemento) #Busca la primera posición donde el elemento aparezca</w:t>
      </w:r>
    </w:p>
    <w:p w:rsidR="00000000" w:rsidDel="00000000" w:rsidP="00000000" w:rsidRDefault="00000000" w:rsidRPr="00000000" w14:paraId="000002E5">
      <w:pPr>
        <w:numPr>
          <w:ilvl w:val="0"/>
          <w:numId w:val="1"/>
        </w:numPr>
        <w:ind w:left="720" w:hanging="360"/>
      </w:pPr>
      <w:r w:rsidDel="00000000" w:rsidR="00000000" w:rsidRPr="00000000">
        <w:rPr>
          <w:rtl w:val="0"/>
        </w:rPr>
        <w:t xml:space="preserve">lista.index(elemento, indice_inicio, indice_fin)</w:t>
        <w:tab/>
        <w:t xml:space="preserve">#Busca la primera posición en</w:t>
      </w:r>
    </w:p>
    <w:p w:rsidR="00000000" w:rsidDel="00000000" w:rsidP="00000000" w:rsidRDefault="00000000" w:rsidRPr="00000000" w14:paraId="000002E6">
      <w:pPr>
        <w:ind w:left="720" w:firstLine="0"/>
        <w:rPr/>
      </w:pPr>
      <w:r w:rsidDel="00000000" w:rsidR="00000000" w:rsidRPr="00000000">
        <w:rPr>
          <w:rtl w:val="0"/>
        </w:rPr>
        <w:tab/>
        <w:tab/>
        <w:tab/>
        <w:t xml:space="preserve">#donde el elemento aparezca dentro de los índices</w:t>
      </w:r>
    </w:p>
    <w:p w:rsidR="00000000" w:rsidDel="00000000" w:rsidP="00000000" w:rsidRDefault="00000000" w:rsidRPr="00000000" w14:paraId="000002E7">
      <w:pPr>
        <w:ind w:left="0" w:firstLine="0"/>
        <w:rPr/>
      </w:pPr>
      <w:r w:rsidDel="00000000" w:rsidR="00000000" w:rsidRPr="00000000">
        <w:rPr>
          <w:rtl w:val="0"/>
        </w:rPr>
        <w:t xml:space="preserve">Obtener el valor máximo y mínimo de una tupla o lista:</w:t>
      </w:r>
    </w:p>
    <w:p w:rsidR="00000000" w:rsidDel="00000000" w:rsidP="00000000" w:rsidRDefault="00000000" w:rsidRPr="00000000" w14:paraId="000002E8">
      <w:pPr>
        <w:numPr>
          <w:ilvl w:val="0"/>
          <w:numId w:val="8"/>
        </w:numPr>
        <w:ind w:left="720" w:hanging="360"/>
        <w:rPr>
          <w:u w:val="none"/>
        </w:rPr>
      </w:pPr>
      <w:r w:rsidDel="00000000" w:rsidR="00000000" w:rsidRPr="00000000">
        <w:rPr>
          <w:rtl w:val="0"/>
        </w:rPr>
        <w:t xml:space="preserve">min(tupla o lista) </w:t>
      </w:r>
    </w:p>
    <w:p w:rsidR="00000000" w:rsidDel="00000000" w:rsidP="00000000" w:rsidRDefault="00000000" w:rsidRPr="00000000" w14:paraId="000002E9">
      <w:pPr>
        <w:numPr>
          <w:ilvl w:val="0"/>
          <w:numId w:val="8"/>
        </w:numPr>
        <w:ind w:left="720" w:hanging="360"/>
        <w:rPr>
          <w:u w:val="none"/>
        </w:rPr>
      </w:pPr>
      <w:r w:rsidDel="00000000" w:rsidR="00000000" w:rsidRPr="00000000">
        <w:rPr>
          <w:rtl w:val="0"/>
        </w:rPr>
        <w:t xml:space="preserve">max(lista o tupla)</w:t>
      </w:r>
    </w:p>
    <w:p w:rsidR="00000000" w:rsidDel="00000000" w:rsidP="00000000" w:rsidRDefault="00000000" w:rsidRPr="00000000" w14:paraId="000002EA">
      <w:pPr>
        <w:ind w:left="0" w:firstLine="0"/>
        <w:rPr/>
      </w:pPr>
      <w:r w:rsidDel="00000000" w:rsidR="00000000" w:rsidRPr="00000000">
        <w:rPr>
          <w:rtl w:val="0"/>
        </w:rPr>
        <w:t xml:space="preserve">Contar elementos:</w:t>
      </w:r>
    </w:p>
    <w:p w:rsidR="00000000" w:rsidDel="00000000" w:rsidP="00000000" w:rsidRDefault="00000000" w:rsidRPr="00000000" w14:paraId="000002EB">
      <w:pPr>
        <w:numPr>
          <w:ilvl w:val="0"/>
          <w:numId w:val="2"/>
        </w:numPr>
        <w:ind w:left="720" w:hanging="360"/>
        <w:rPr>
          <w:u w:val="none"/>
        </w:rPr>
      </w:pPr>
      <w:r w:rsidDel="00000000" w:rsidR="00000000" w:rsidRPr="00000000">
        <w:rPr>
          <w:rtl w:val="0"/>
        </w:rPr>
        <w:t xml:space="preserve">len(lista o tupla)</w:t>
      </w:r>
    </w:p>
    <w:p w:rsidR="00000000" w:rsidDel="00000000" w:rsidP="00000000" w:rsidRDefault="00000000" w:rsidRPr="00000000" w14:paraId="000002EC">
      <w:pPr>
        <w:ind w:left="0" w:firstLine="0"/>
        <w:rPr/>
      </w:pPr>
      <w:r w:rsidDel="00000000" w:rsidR="00000000" w:rsidRPr="00000000">
        <w:rPr>
          <w:rtl w:val="0"/>
        </w:rPr>
      </w:r>
    </w:p>
    <w:p w:rsidR="00000000" w:rsidDel="00000000" w:rsidP="00000000" w:rsidRDefault="00000000" w:rsidRPr="00000000" w14:paraId="000002ED">
      <w:pPr>
        <w:pStyle w:val="Heading2"/>
        <w:rPr/>
      </w:pPr>
      <w:bookmarkStart w:colFirst="0" w:colLast="0" w:name="_vvhw8c351ook" w:id="44"/>
      <w:bookmarkEnd w:id="44"/>
      <w:r w:rsidDel="00000000" w:rsidR="00000000" w:rsidRPr="00000000">
        <w:rPr>
          <w:rtl w:val="0"/>
        </w:rPr>
        <w:t xml:space="preserve">Diccionarios en python</w:t>
      </w:r>
    </w:p>
    <w:p w:rsidR="00000000" w:rsidDel="00000000" w:rsidP="00000000" w:rsidRDefault="00000000" w:rsidRPr="00000000" w14:paraId="000002EE">
      <w:pPr>
        <w:rPr>
          <w:sz w:val="22"/>
          <w:szCs w:val="22"/>
        </w:rPr>
      </w:pPr>
      <w:r w:rsidDel="00000000" w:rsidR="00000000" w:rsidRPr="00000000">
        <w:rPr>
          <w:rtl w:val="0"/>
        </w:rPr>
        <w:t xml:space="preserve">Un diccionario es como una lista, la forma de declararlos es usando llaves o ‘curly braces’ (</w:t>
      </w:r>
      <w:r w:rsidDel="00000000" w:rsidR="00000000" w:rsidRPr="00000000">
        <w:rPr>
          <w:b w:val="1"/>
          <w:rtl w:val="0"/>
        </w:rPr>
        <w:t xml:space="preserve">{}</w:t>
      </w:r>
      <w:r w:rsidDel="00000000" w:rsidR="00000000" w:rsidRPr="00000000">
        <w:rPr>
          <w:rtl w:val="0"/>
        </w:rPr>
        <w:t xml:space="preserve">) o el keyword </w:t>
      </w:r>
      <w:r w:rsidDel="00000000" w:rsidR="00000000" w:rsidRPr="00000000">
        <w:rPr>
          <w:b w:val="1"/>
          <w:rtl w:val="0"/>
        </w:rPr>
        <w:t xml:space="preserve">dict()</w:t>
      </w:r>
      <w:r w:rsidDel="00000000" w:rsidR="00000000" w:rsidRPr="00000000">
        <w:rPr>
          <w:rtl w:val="0"/>
        </w:rPr>
        <w:t xml:space="preserve">, en las listas los valores están ligados a un índice que va de 0 a la longitud de la lista, pero en los diccionarios es un poco diferente, la primera diferencia es que los índices pasan a ser llaves y como llaves podemos hacer que cualquier tipo de valor sea una llave, un ejemplo:</w:t>
      </w:r>
      <w:r w:rsidDel="00000000" w:rsidR="00000000" w:rsidRPr="00000000">
        <w:rPr>
          <w:rtl w:val="0"/>
        </w:rPr>
      </w:r>
    </w:p>
    <w:p w:rsidR="00000000" w:rsidDel="00000000" w:rsidP="00000000" w:rsidRDefault="00000000" w:rsidRPr="00000000" w14:paraId="000002EF">
      <w:pPr>
        <w:rPr>
          <w:sz w:val="22"/>
          <w:szCs w:val="22"/>
        </w:rPr>
      </w:pPr>
      <w:r w:rsidDel="00000000" w:rsidR="00000000" w:rsidRPr="00000000">
        <w:rPr>
          <w:sz w:val="22"/>
          <w:szCs w:val="22"/>
          <w:rtl w:val="0"/>
        </w:rPr>
        <w:t xml:space="preserve">&gt;&gt;&gt;diccionario_ejemplo = {}</w:t>
      </w:r>
    </w:p>
    <w:p w:rsidR="00000000" w:rsidDel="00000000" w:rsidP="00000000" w:rsidRDefault="00000000" w:rsidRPr="00000000" w14:paraId="000002F0">
      <w:pPr>
        <w:rPr>
          <w:sz w:val="22"/>
          <w:szCs w:val="22"/>
        </w:rPr>
      </w:pPr>
      <w:r w:rsidDel="00000000" w:rsidR="00000000" w:rsidRPr="00000000">
        <w:rPr>
          <w:sz w:val="22"/>
          <w:szCs w:val="22"/>
          <w:rtl w:val="0"/>
        </w:rPr>
        <w:t xml:space="preserve">&gt;&gt;&gt; diccionario_ejemplo[‘primer_valor’] = 32</w:t>
      </w:r>
    </w:p>
    <w:p w:rsidR="00000000" w:rsidDel="00000000" w:rsidP="00000000" w:rsidRDefault="00000000" w:rsidRPr="00000000" w14:paraId="000002F1">
      <w:pPr>
        <w:rPr>
          <w:sz w:val="22"/>
          <w:szCs w:val="22"/>
        </w:rPr>
      </w:pPr>
      <w:r w:rsidDel="00000000" w:rsidR="00000000" w:rsidRPr="00000000">
        <w:rPr>
          <w:sz w:val="22"/>
          <w:szCs w:val="22"/>
          <w:rtl w:val="0"/>
        </w:rPr>
        <w:t xml:space="preserve">&gt;&gt;&gt;diccionario_ejemplo[2] = ‘pepe’</w:t>
      </w:r>
    </w:p>
    <w:p w:rsidR="00000000" w:rsidDel="00000000" w:rsidP="00000000" w:rsidRDefault="00000000" w:rsidRPr="00000000" w14:paraId="000002F2">
      <w:pPr>
        <w:rPr>
          <w:sz w:val="22"/>
          <w:szCs w:val="22"/>
        </w:rPr>
      </w:pPr>
      <w:r w:rsidDel="00000000" w:rsidR="00000000" w:rsidRPr="00000000">
        <w:rPr>
          <w:sz w:val="22"/>
          <w:szCs w:val="22"/>
          <w:rtl w:val="0"/>
        </w:rPr>
        <w:t xml:space="preserve">&gt;&gt;&gt;lista = list()</w:t>
      </w:r>
    </w:p>
    <w:p w:rsidR="00000000" w:rsidDel="00000000" w:rsidP="00000000" w:rsidRDefault="00000000" w:rsidRPr="00000000" w14:paraId="000002F3">
      <w:pPr>
        <w:rPr>
          <w:sz w:val="22"/>
          <w:szCs w:val="22"/>
        </w:rPr>
      </w:pPr>
      <w:r w:rsidDel="00000000" w:rsidR="00000000" w:rsidRPr="00000000">
        <w:rPr>
          <w:sz w:val="22"/>
          <w:szCs w:val="22"/>
          <w:rtl w:val="0"/>
        </w:rPr>
        <w:t xml:space="preserve">&gt;&gt;&gt;lista.append(‘pedro’)</w:t>
      </w:r>
    </w:p>
    <w:p w:rsidR="00000000" w:rsidDel="00000000" w:rsidP="00000000" w:rsidRDefault="00000000" w:rsidRPr="00000000" w14:paraId="000002F4">
      <w:pPr>
        <w:rPr>
          <w:sz w:val="22"/>
          <w:szCs w:val="22"/>
        </w:rPr>
      </w:pPr>
      <w:r w:rsidDel="00000000" w:rsidR="00000000" w:rsidRPr="00000000">
        <w:rPr>
          <w:sz w:val="22"/>
          <w:szCs w:val="22"/>
          <w:rtl w:val="0"/>
        </w:rPr>
        <w:t xml:space="preserve">&gt;&gt;&gt;diccionario_ejemplo[2.5] = lista</w:t>
      </w:r>
    </w:p>
    <w:p w:rsidR="00000000" w:rsidDel="00000000" w:rsidP="00000000" w:rsidRDefault="00000000" w:rsidRPr="00000000" w14:paraId="000002F5">
      <w:pPr>
        <w:rPr>
          <w:sz w:val="22"/>
          <w:szCs w:val="22"/>
        </w:rPr>
      </w:pPr>
      <w:r w:rsidDel="00000000" w:rsidR="00000000" w:rsidRPr="00000000">
        <w:rPr>
          <w:sz w:val="22"/>
          <w:szCs w:val="22"/>
          <w:rtl w:val="0"/>
        </w:rPr>
        <w:t xml:space="preserve">&gt;&gt;&gt; diccionario_ejemplo</w:t>
      </w:r>
    </w:p>
    <w:p w:rsidR="00000000" w:rsidDel="00000000" w:rsidP="00000000" w:rsidRDefault="00000000" w:rsidRPr="00000000" w14:paraId="000002F6">
      <w:pPr>
        <w:rPr>
          <w:sz w:val="22"/>
          <w:szCs w:val="22"/>
        </w:rPr>
      </w:pPr>
      <w:r w:rsidDel="00000000" w:rsidR="00000000" w:rsidRPr="00000000">
        <w:rPr>
          <w:sz w:val="22"/>
          <w:szCs w:val="22"/>
          <w:rtl w:val="0"/>
        </w:rPr>
        <w:t xml:space="preserve">{ 2: 'pepe', 'primer_valor': 32, 2.5: ['pedro'] }</w:t>
      </w:r>
    </w:p>
    <w:p w:rsidR="00000000" w:rsidDel="00000000" w:rsidP="00000000" w:rsidRDefault="00000000" w:rsidRPr="00000000" w14:paraId="000002F7">
      <w:pPr>
        <w:rPr>
          <w:b w:val="1"/>
          <w:sz w:val="22"/>
          <w:szCs w:val="22"/>
        </w:rPr>
      </w:pPr>
      <w:r w:rsidDel="00000000" w:rsidR="00000000" w:rsidRPr="00000000">
        <w:rPr>
          <w:b w:val="1"/>
          <w:rtl w:val="0"/>
        </w:rPr>
        <w:t xml:space="preserve">Los valores no están necesariamente en el orden en el que los introducimos. También se puede declarar un diccionario con valores ya añadidos:</w:t>
      </w:r>
      <w:r w:rsidDel="00000000" w:rsidR="00000000" w:rsidRPr="00000000">
        <w:rPr>
          <w:rtl w:val="0"/>
        </w:rPr>
      </w:r>
    </w:p>
    <w:p w:rsidR="00000000" w:rsidDel="00000000" w:rsidP="00000000" w:rsidRDefault="00000000" w:rsidRPr="00000000" w14:paraId="000002F8">
      <w:pPr>
        <w:rPr>
          <w:sz w:val="22"/>
          <w:szCs w:val="22"/>
        </w:rPr>
      </w:pPr>
      <w:r w:rsidDel="00000000" w:rsidR="00000000" w:rsidRPr="00000000">
        <w:rPr>
          <w:sz w:val="22"/>
          <w:szCs w:val="22"/>
          <w:rtl w:val="0"/>
        </w:rPr>
        <w:t xml:space="preserve">&gt;&gt;&gt;diccionario_ejemplo = {32: ‘pedro’, ‘pepe’: 3.5, [1,2,3] : ‘lista’}</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Subtitle"/>
        <w:rPr/>
      </w:pPr>
      <w:bookmarkStart w:colFirst="0" w:colLast="0" w:name="_8jnrw9xrtn7g" w:id="45"/>
      <w:bookmarkEnd w:id="45"/>
      <w:r w:rsidDel="00000000" w:rsidR="00000000" w:rsidRPr="00000000">
        <w:rPr>
          <w:rtl w:val="0"/>
        </w:rPr>
        <w:t xml:space="preserve">Iteración dentro de diccionarios</w:t>
      </w:r>
    </w:p>
    <w:p w:rsidR="00000000" w:rsidDel="00000000" w:rsidP="00000000" w:rsidRDefault="00000000" w:rsidRPr="00000000" w14:paraId="000002FB">
      <w:pPr>
        <w:rPr/>
      </w:pPr>
      <w:r w:rsidDel="00000000" w:rsidR="00000000" w:rsidRPr="00000000">
        <w:rPr>
          <w:rtl w:val="0"/>
        </w:rPr>
        <w:t xml:space="preserve">Hay varias formas de iterar sobre los valores que tiene un diccionario:</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for llave in diccionario:</w:t>
        <w:tab/>
        <w:tab/>
        <w:tab/>
        <w:tab/>
        <w:t xml:space="preserve"># Si no colocamos nada, por defecto</w:t>
      </w:r>
    </w:p>
    <w:p w:rsidR="00000000" w:rsidDel="00000000" w:rsidP="00000000" w:rsidRDefault="00000000" w:rsidRPr="00000000" w14:paraId="000002FE">
      <w:pPr>
        <w:rPr/>
      </w:pPr>
      <w:r w:rsidDel="00000000" w:rsidR="00000000" w:rsidRPr="00000000">
        <w:rPr>
          <w:rtl w:val="0"/>
        </w:rPr>
        <w:t xml:space="preserve">… </w:t>
        <w:tab/>
        <w:tab/>
        <w:tab/>
        <w:tab/>
        <w:tab/>
        <w:tab/>
        <w:tab/>
        <w:t xml:space="preserve"># nos dará las llaves del diccionario</w:t>
      </w:r>
    </w:p>
    <w:p w:rsidR="00000000" w:rsidDel="00000000" w:rsidP="00000000" w:rsidRDefault="00000000" w:rsidRPr="00000000" w14:paraId="000002FF">
      <w:pPr>
        <w:ind w:left="0" w:firstLine="0"/>
        <w:rPr/>
      </w:pPr>
      <w:r w:rsidDel="00000000" w:rsidR="00000000" w:rsidRPr="00000000">
        <w:rPr>
          <w:rtl w:val="0"/>
        </w:rPr>
      </w:r>
    </w:p>
    <w:p w:rsidR="00000000" w:rsidDel="00000000" w:rsidP="00000000" w:rsidRDefault="00000000" w:rsidRPr="00000000" w14:paraId="00000300">
      <w:pPr>
        <w:ind w:left="0" w:firstLine="0"/>
        <w:rPr/>
      </w:pPr>
      <w:r w:rsidDel="00000000" w:rsidR="00000000" w:rsidRPr="00000000">
        <w:rPr>
          <w:rtl w:val="0"/>
        </w:rPr>
        <w:t xml:space="preserve">for llave in diccionario.keys():</w:t>
        <w:tab/>
        <w:tab/>
        <w:tab/>
        <w:t xml:space="preserve"># Con el método keys(), nos dará</w:t>
      </w:r>
    </w:p>
    <w:p w:rsidR="00000000" w:rsidDel="00000000" w:rsidP="00000000" w:rsidRDefault="00000000" w:rsidRPr="00000000" w14:paraId="00000301">
      <w:pPr>
        <w:ind w:left="0" w:firstLine="0"/>
        <w:rPr/>
      </w:pPr>
      <w:r w:rsidDel="00000000" w:rsidR="00000000" w:rsidRPr="00000000">
        <w:rPr>
          <w:rtl w:val="0"/>
        </w:rPr>
        <w:t xml:space="preserve">…</w:t>
        <w:tab/>
        <w:tab/>
        <w:tab/>
        <w:tab/>
        <w:tab/>
        <w:tab/>
        <w:tab/>
        <w:t xml:space="preserve"># las llaves del diccionario</w:t>
      </w:r>
    </w:p>
    <w:p w:rsidR="00000000" w:rsidDel="00000000" w:rsidP="00000000" w:rsidRDefault="00000000" w:rsidRPr="00000000" w14:paraId="00000302">
      <w:pPr>
        <w:ind w:left="0" w:firstLine="0"/>
        <w:rPr/>
      </w:pPr>
      <w:r w:rsidDel="00000000" w:rsidR="00000000" w:rsidRPr="00000000">
        <w:rPr>
          <w:rtl w:val="0"/>
        </w:rPr>
      </w:r>
    </w:p>
    <w:p w:rsidR="00000000" w:rsidDel="00000000" w:rsidP="00000000" w:rsidRDefault="00000000" w:rsidRPr="00000000" w14:paraId="00000303">
      <w:pPr>
        <w:ind w:left="0" w:firstLine="0"/>
        <w:rPr/>
      </w:pPr>
      <w:r w:rsidDel="00000000" w:rsidR="00000000" w:rsidRPr="00000000">
        <w:rPr>
          <w:rtl w:val="0"/>
        </w:rPr>
        <w:t xml:space="preserve">for valor in diccionario.values():</w:t>
        <w:tab/>
        <w:tab/>
        <w:tab/>
        <w:t xml:space="preserve"># Con el método values(), nos dará</w:t>
      </w:r>
    </w:p>
    <w:p w:rsidR="00000000" w:rsidDel="00000000" w:rsidP="00000000" w:rsidRDefault="00000000" w:rsidRPr="00000000" w14:paraId="00000304">
      <w:pPr>
        <w:ind w:left="0" w:firstLine="0"/>
        <w:rPr/>
      </w:pPr>
      <w:r w:rsidDel="00000000" w:rsidR="00000000" w:rsidRPr="00000000">
        <w:rPr>
          <w:rtl w:val="0"/>
        </w:rPr>
        <w:t xml:space="preserve">…</w:t>
        <w:tab/>
        <w:tab/>
        <w:tab/>
        <w:tab/>
        <w:tab/>
        <w:tab/>
        <w:tab/>
        <w:t xml:space="preserve"># los valores del diccionario</w:t>
      </w:r>
    </w:p>
    <w:p w:rsidR="00000000" w:rsidDel="00000000" w:rsidP="00000000" w:rsidRDefault="00000000" w:rsidRPr="00000000" w14:paraId="00000305">
      <w:pPr>
        <w:ind w:left="0" w:firstLine="0"/>
        <w:rPr/>
      </w:pPr>
      <w:r w:rsidDel="00000000" w:rsidR="00000000" w:rsidRPr="00000000">
        <w:rPr>
          <w:rtl w:val="0"/>
        </w:rPr>
      </w:r>
    </w:p>
    <w:p w:rsidR="00000000" w:rsidDel="00000000" w:rsidP="00000000" w:rsidRDefault="00000000" w:rsidRPr="00000000" w14:paraId="00000306">
      <w:pPr>
        <w:ind w:left="0" w:firstLine="0"/>
        <w:rPr/>
      </w:pPr>
      <w:r w:rsidDel="00000000" w:rsidR="00000000" w:rsidRPr="00000000">
        <w:rPr>
          <w:rtl w:val="0"/>
        </w:rPr>
        <w:t xml:space="preserve">for llave, valor in diccionario.items():</w:t>
        <w:tab/>
        <w:tab/>
        <w:t xml:space="preserve"># Con el método items(), nos dará </w:t>
      </w:r>
    </w:p>
    <w:p w:rsidR="00000000" w:rsidDel="00000000" w:rsidP="00000000" w:rsidRDefault="00000000" w:rsidRPr="00000000" w14:paraId="00000307">
      <w:pPr>
        <w:ind w:left="0" w:firstLine="0"/>
        <w:rPr/>
      </w:pPr>
      <w:r w:rsidDel="00000000" w:rsidR="00000000" w:rsidRPr="00000000">
        <w:rPr>
          <w:rtl w:val="0"/>
        </w:rPr>
        <w:t xml:space="preserve">…</w:t>
        <w:tab/>
        <w:tab/>
        <w:tab/>
        <w:tab/>
        <w:tab/>
        <w:tab/>
        <w:tab/>
        <w:t xml:space="preserve"># las llaves y los valores del </w:t>
      </w:r>
    </w:p>
    <w:p w:rsidR="00000000" w:rsidDel="00000000" w:rsidP="00000000" w:rsidRDefault="00000000" w:rsidRPr="00000000" w14:paraId="00000308">
      <w:pPr>
        <w:ind w:left="0" w:firstLine="0"/>
        <w:rPr/>
      </w:pPr>
      <w:r w:rsidDel="00000000" w:rsidR="00000000" w:rsidRPr="00000000">
        <w:rPr>
          <w:rtl w:val="0"/>
        </w:rPr>
        <w:tab/>
        <w:tab/>
        <w:tab/>
        <w:tab/>
        <w:tab/>
        <w:tab/>
        <w:tab/>
        <w:t xml:space="preserve"># diccionario en ese orden.</w:t>
      </w:r>
    </w:p>
    <w:p w:rsidR="00000000" w:rsidDel="00000000" w:rsidP="00000000" w:rsidRDefault="00000000" w:rsidRPr="00000000" w14:paraId="00000309">
      <w:pPr>
        <w:pStyle w:val="Heading2"/>
        <w:rPr/>
      </w:pPr>
      <w:bookmarkStart w:colFirst="0" w:colLast="0" w:name="_q3i78nbdmhj" w:id="46"/>
      <w:bookmarkEnd w:id="46"/>
      <w:r w:rsidDel="00000000" w:rsidR="00000000" w:rsidRPr="00000000">
        <w:rPr>
          <w:rtl w:val="0"/>
        </w:rPr>
        <w:t xml:space="preserve">Uso de Set’s en python</w:t>
      </w:r>
    </w:p>
    <w:p w:rsidR="00000000" w:rsidDel="00000000" w:rsidP="00000000" w:rsidRDefault="00000000" w:rsidRPr="00000000" w14:paraId="0000030A">
      <w:pPr>
        <w:rPr/>
      </w:pPr>
      <w:r w:rsidDel="00000000" w:rsidR="00000000" w:rsidRPr="00000000">
        <w:rPr>
          <w:rtl w:val="0"/>
        </w:rPr>
        <w:t xml:space="preserve">Los sets son muy similares a las listas, sin embargo, estos no permiten valores repetidos; set traducido al español sería el equivalente a conjuntos, y los sets funcionan con las reglas de la teoría de conjuntos que viste en preparatoria y se pueden ilustrar sus operaciones gracias a los diagramas de venn.</w:t>
      </w:r>
    </w:p>
    <w:p w:rsidR="00000000" w:rsidDel="00000000" w:rsidP="00000000" w:rsidRDefault="00000000" w:rsidRPr="00000000" w14:paraId="0000030B">
      <w:pPr>
        <w:rPr/>
      </w:pPr>
      <w:r w:rsidDel="00000000" w:rsidR="00000000" w:rsidRPr="00000000">
        <w:rPr>
          <w:rtl w:val="0"/>
        </w:rPr>
        <w:t xml:space="preserve">Para declarar un set se usa la función set() y se le da una lista, así que para iniciar un conjunto “s” con los calores [1, 2 y 3] tendríamos que teclear:</w:t>
      </w:r>
    </w:p>
    <w:p w:rsidR="00000000" w:rsidDel="00000000" w:rsidP="00000000" w:rsidRDefault="00000000" w:rsidRPr="00000000" w14:paraId="0000030C">
      <w:pPr>
        <w:rPr>
          <w:b w:val="1"/>
          <w:sz w:val="22"/>
          <w:szCs w:val="22"/>
        </w:rPr>
      </w:pPr>
      <w:r w:rsidDel="00000000" w:rsidR="00000000" w:rsidRPr="00000000">
        <w:rPr>
          <w:rtl w:val="0"/>
        </w:rPr>
      </w:r>
    </w:p>
    <w:p w:rsidR="00000000" w:rsidDel="00000000" w:rsidP="00000000" w:rsidRDefault="00000000" w:rsidRPr="00000000" w14:paraId="0000030D">
      <w:pPr>
        <w:rPr>
          <w:b w:val="1"/>
          <w:sz w:val="22"/>
          <w:szCs w:val="22"/>
        </w:rPr>
      </w:pPr>
      <w:r w:rsidDel="00000000" w:rsidR="00000000" w:rsidRPr="00000000">
        <w:rPr>
          <w:b w:val="1"/>
          <w:sz w:val="22"/>
          <w:szCs w:val="22"/>
          <w:rtl w:val="0"/>
        </w:rPr>
        <w:t xml:space="preserve">&gt;&gt; s = set([1, 2, 3])</w:t>
      </w:r>
    </w:p>
    <w:p w:rsidR="00000000" w:rsidDel="00000000" w:rsidP="00000000" w:rsidRDefault="00000000" w:rsidRPr="00000000" w14:paraId="0000030E">
      <w:pPr>
        <w:rPr/>
      </w:pPr>
      <w:r w:rsidDel="00000000" w:rsidR="00000000" w:rsidRPr="00000000">
        <w:rPr>
          <w:rtl w:val="0"/>
        </w:rPr>
        <w:t xml:space="preserve">Lo cual se vería así en un diagrama de venn</w:t>
      </w:r>
    </w:p>
    <w:p w:rsidR="00000000" w:rsidDel="00000000" w:rsidP="00000000" w:rsidRDefault="00000000" w:rsidRPr="00000000" w14:paraId="0000030F">
      <w:pPr>
        <w:rPr/>
      </w:pPr>
      <w:r w:rsidDel="00000000" w:rsidR="00000000" w:rsidRPr="00000000">
        <w:rPr>
          <w:rtl w:val="0"/>
        </w:rPr>
        <w:t xml:space="preserve">Los conjuntos tienen varias operaciones que los hacen convenientes a la hora de usarse en programación.</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2590800</wp:posOffset>
                </wp:positionH>
                <wp:positionV relativeFrom="paragraph">
                  <wp:posOffset>123825</wp:posOffset>
                </wp:positionV>
                <wp:extent cx="771193" cy="1004888"/>
                <wp:effectExtent b="0" l="0" r="0" t="0"/>
                <wp:wrapTopAndBottom distB="114300" distT="114300"/>
                <wp:docPr id="1" name=""/>
                <a:graphic>
                  <a:graphicData uri="http://schemas.microsoft.com/office/word/2010/wordprocessingGroup">
                    <wpg:wgp>
                      <wpg:cNvGrpSpPr/>
                      <wpg:grpSpPr>
                        <a:xfrm>
                          <a:off x="2636925" y="1274325"/>
                          <a:ext cx="771193" cy="1004888"/>
                          <a:chOff x="2636925" y="1274325"/>
                          <a:chExt cx="941100" cy="1235225"/>
                        </a:xfrm>
                      </wpg:grpSpPr>
                      <wps:wsp>
                        <wps:cNvSpPr/>
                        <wps:cNvPr id="2" name="Shape 2"/>
                        <wps:spPr>
                          <a:xfrm>
                            <a:off x="2636925" y="1568450"/>
                            <a:ext cx="941100" cy="941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1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2     3</w:t>
                              </w:r>
                            </w:p>
                          </w:txbxContent>
                        </wps:txbx>
                        <wps:bodyPr anchorCtr="0" anchor="ctr" bIns="91425" lIns="91425" spcFirstLastPara="1" rIns="91425" wrap="square" tIns="91425">
                          <a:noAutofit/>
                        </wps:bodyPr>
                      </wps:wsp>
                      <wps:wsp>
                        <wps:cNvSpPr txBox="1"/>
                        <wps:cNvPr id="3" name="Shape 3"/>
                        <wps:spPr>
                          <a:xfrm>
                            <a:off x="2636925" y="1274325"/>
                            <a:ext cx="941100" cy="65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2590800</wp:posOffset>
                </wp:positionH>
                <wp:positionV relativeFrom="paragraph">
                  <wp:posOffset>123825</wp:posOffset>
                </wp:positionV>
                <wp:extent cx="771193" cy="1004888"/>
                <wp:effectExtent b="0" l="0" r="0" t="0"/>
                <wp:wrapTopAndBottom distB="114300" distT="114300"/>
                <wp:docPr id="1" name="image5.png"/>
                <a:graphic>
                  <a:graphicData uri="http://schemas.openxmlformats.org/drawingml/2006/picture">
                    <pic:pic>
                      <pic:nvPicPr>
                        <pic:cNvPr id="0" name="image5.png"/>
                        <pic:cNvPicPr preferRelativeResize="0"/>
                      </pic:nvPicPr>
                      <pic:blipFill>
                        <a:blip r:embed="rId21"/>
                        <a:srcRect/>
                        <a:stretch>
                          <a:fillRect/>
                        </a:stretch>
                      </pic:blipFill>
                      <pic:spPr>
                        <a:xfrm>
                          <a:off x="0" y="0"/>
                          <a:ext cx="771193" cy="1004888"/>
                        </a:xfrm>
                        <a:prstGeom prst="rect"/>
                        <a:ln/>
                      </pic:spPr>
                    </pic:pic>
                  </a:graphicData>
                </a:graphic>
              </wp:anchor>
            </w:drawing>
          </mc:Fallback>
        </mc:AlternateContent>
      </w:r>
    </w:p>
    <w:p w:rsidR="00000000" w:rsidDel="00000000" w:rsidP="00000000" w:rsidRDefault="00000000" w:rsidRPr="00000000" w14:paraId="00000310">
      <w:pPr>
        <w:pStyle w:val="Heading3"/>
        <w:rPr/>
      </w:pPr>
      <w:bookmarkStart w:colFirst="0" w:colLast="0" w:name="_tsmclvgyirc3" w:id="47"/>
      <w:bookmarkEnd w:id="47"/>
      <w:r w:rsidDel="00000000" w:rsidR="00000000" w:rsidRPr="00000000">
        <w:rPr>
          <w:rtl w:val="0"/>
        </w:rPr>
        <w:t xml:space="preserve">Métodos para sets</w:t>
      </w:r>
    </w:p>
    <w:p w:rsidR="00000000" w:rsidDel="00000000" w:rsidP="00000000" w:rsidRDefault="00000000" w:rsidRPr="00000000" w14:paraId="00000311">
      <w:pPr>
        <w:rPr/>
      </w:pPr>
      <w:r w:rsidDel="00000000" w:rsidR="00000000" w:rsidRPr="00000000">
        <w:rPr>
          <w:rtl w:val="0"/>
        </w:rPr>
        <w:t xml:space="preserve">Para obtener la longitud se usa “</w:t>
      </w:r>
      <w:r w:rsidDel="00000000" w:rsidR="00000000" w:rsidRPr="00000000">
        <w:rPr>
          <w:b w:val="1"/>
          <w:rtl w:val="0"/>
        </w:rPr>
        <w:t xml:space="preserve">len</w:t>
      </w:r>
      <w:r w:rsidDel="00000000" w:rsidR="00000000" w:rsidRPr="00000000">
        <w:rPr>
          <w:rtl w:val="0"/>
        </w:rPr>
        <w:t xml:space="preserve">”.</w:t>
      </w:r>
    </w:p>
    <w:p w:rsidR="00000000" w:rsidDel="00000000" w:rsidP="00000000" w:rsidRDefault="00000000" w:rsidRPr="00000000" w14:paraId="00000312">
      <w:pPr>
        <w:rPr/>
      </w:pPr>
      <w:r w:rsidDel="00000000" w:rsidR="00000000" w:rsidRPr="00000000">
        <w:rPr>
          <w:rtl w:val="0"/>
        </w:rPr>
        <w:t xml:space="preserve">Para saber si un elemento existe en una lista se usa “</w:t>
      </w:r>
      <w:r w:rsidDel="00000000" w:rsidR="00000000" w:rsidRPr="00000000">
        <w:rPr>
          <w:b w:val="1"/>
          <w:rtl w:val="0"/>
        </w:rPr>
        <w:t xml:space="preserve">in</w:t>
      </w:r>
      <w:r w:rsidDel="00000000" w:rsidR="00000000" w:rsidRPr="00000000">
        <w:rPr>
          <w:rtl w:val="0"/>
        </w:rPr>
        <w:t xml:space="preserve">” y “</w:t>
      </w:r>
      <w:r w:rsidDel="00000000" w:rsidR="00000000" w:rsidRPr="00000000">
        <w:rPr>
          <w:b w:val="1"/>
          <w:rtl w:val="0"/>
        </w:rPr>
        <w:t xml:space="preserve">not in</w:t>
      </w:r>
      <w:r w:rsidDel="00000000" w:rsidR="00000000" w:rsidRPr="00000000">
        <w:rPr>
          <w:rtl w:val="0"/>
        </w:rPr>
        <w:t xml:space="preserve">”.</w:t>
      </w:r>
    </w:p>
    <w:p w:rsidR="00000000" w:rsidDel="00000000" w:rsidP="00000000" w:rsidRDefault="00000000" w:rsidRPr="00000000" w14:paraId="00000313">
      <w:pPr>
        <w:rPr/>
      </w:pPr>
      <w:r w:rsidDel="00000000" w:rsidR="00000000" w:rsidRPr="00000000">
        <w:rPr>
          <w:rtl w:val="0"/>
        </w:rPr>
        <w:t xml:space="preserve">Dos métodos muy útiles son “</w:t>
      </w:r>
      <w:r w:rsidDel="00000000" w:rsidR="00000000" w:rsidRPr="00000000">
        <w:rPr>
          <w:b w:val="1"/>
          <w:rtl w:val="0"/>
        </w:rPr>
        <w:t xml:space="preserve">issubset</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e “</w:t>
      </w:r>
      <w:r w:rsidDel="00000000" w:rsidR="00000000" w:rsidRPr="00000000">
        <w:rPr>
          <w:b w:val="1"/>
          <w:rtl w:val="0"/>
        </w:rPr>
        <w:t xml:space="preserve">issuperset</w:t>
      </w:r>
      <w:r w:rsidDel="00000000" w:rsidR="00000000" w:rsidRPr="00000000">
        <w:rPr>
          <w:rtl w:val="0"/>
        </w:rPr>
        <w:t xml:space="preserve">”; el primero ayuda a probar si el primer conjunto es un subconjunto del segundo (o sea, que todos sus elementos estén en el otro) y el segundo prueba lo contrario.</w:t>
      </w:r>
    </w:p>
    <w:p w:rsidR="00000000" w:rsidDel="00000000" w:rsidP="00000000" w:rsidRDefault="00000000" w:rsidRPr="00000000" w14:paraId="00000314">
      <w:pPr>
        <w:rPr/>
      </w:pPr>
      <w:r w:rsidDel="00000000" w:rsidR="00000000" w:rsidRPr="00000000">
        <w:rPr>
          <w:rtl w:val="0"/>
        </w:rPr>
        <w:t xml:space="preserve">Para copiar un conjunto se llama al método “</w:t>
      </w:r>
      <w:r w:rsidDel="00000000" w:rsidR="00000000" w:rsidRPr="00000000">
        <w:rPr>
          <w:b w:val="1"/>
          <w:rtl w:val="0"/>
        </w:rPr>
        <w:t xml:space="preserve">copy</w:t>
      </w:r>
      <w:r w:rsidDel="00000000" w:rsidR="00000000" w:rsidRPr="00000000">
        <w:rPr>
          <w:rtl w:val="0"/>
        </w:rPr>
        <w:t xml:space="preserv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3"/>
        <w:rPr/>
      </w:pPr>
      <w:bookmarkStart w:colFirst="0" w:colLast="0" w:name="_6jau4zbdl6ui" w:id="48"/>
      <w:bookmarkEnd w:id="48"/>
      <w:r w:rsidDel="00000000" w:rsidR="00000000" w:rsidRPr="00000000">
        <w:rPr>
          <w:rtl w:val="0"/>
        </w:rPr>
        <w:t xml:space="preserve">Operaciones con sets</w:t>
      </w:r>
    </w:p>
    <w:p w:rsidR="00000000" w:rsidDel="00000000" w:rsidP="00000000" w:rsidRDefault="00000000" w:rsidRPr="00000000" w14:paraId="00000317">
      <w:pPr>
        <w:rPr/>
      </w:pPr>
      <w:r w:rsidDel="00000000" w:rsidR="00000000" w:rsidRPr="00000000">
        <w:rPr>
          <w:rtl w:val="0"/>
        </w:rPr>
        <w:t xml:space="preserve">s = set([1, 2, 3])</w:t>
      </w:r>
    </w:p>
    <w:p w:rsidR="00000000" w:rsidDel="00000000" w:rsidP="00000000" w:rsidRDefault="00000000" w:rsidRPr="00000000" w14:paraId="00000318">
      <w:pPr>
        <w:rPr/>
      </w:pPr>
      <w:r w:rsidDel="00000000" w:rsidR="00000000" w:rsidRPr="00000000">
        <w:rPr>
          <w:rtl w:val="0"/>
        </w:rPr>
        <w:t xml:space="preserve">t = set([3, 4, 5])</w:t>
      </w:r>
      <w:r w:rsidDel="00000000" w:rsidR="00000000" w:rsidRPr="00000000">
        <w:rPr>
          <w:rtl w:val="0"/>
        </w:rPr>
      </w:r>
    </w:p>
    <w:p w:rsidR="00000000" w:rsidDel="00000000" w:rsidP="00000000" w:rsidRDefault="00000000" w:rsidRPr="00000000" w14:paraId="00000319">
      <w:pPr>
        <w:rPr>
          <w:b w:val="1"/>
        </w:rPr>
      </w:pPr>
      <w:r w:rsidDel="00000000" w:rsidR="00000000" w:rsidRPr="00000000">
        <w:rPr>
          <w:b w:val="1"/>
          <w:rtl w:val="0"/>
        </w:rPr>
        <w:t xml:space="preserve">Unión </w:t>
      </w:r>
      <m:oMath>
        <m:r>
          <w:rPr>
            <w:b w:val="1"/>
          </w:rPr>
          <m:t xml:space="preserve">s </m:t>
        </m:r>
        <m:r>
          <w:rPr>
            <w:b w:val="1"/>
          </w:rPr>
          <m:t>∪</m:t>
        </m:r>
        <m:r>
          <w:rPr>
            <w:b w:val="1"/>
          </w:rPr>
          <m:t xml:space="preserve"> t</m:t>
        </m:r>
      </m:oMath>
      <w:r w:rsidDel="00000000" w:rsidR="00000000" w:rsidRPr="00000000">
        <w:rPr>
          <w:b w:val="1"/>
          <w:rtl w:val="0"/>
        </w:rPr>
        <w:t xml:space="preserve"> </w:t>
      </w:r>
    </w:p>
    <w:p w:rsidR="00000000" w:rsidDel="00000000" w:rsidP="00000000" w:rsidRDefault="00000000" w:rsidRPr="00000000" w14:paraId="0000031A">
      <w:pPr>
        <w:rPr/>
      </w:pPr>
      <w:r w:rsidDel="00000000" w:rsidR="00000000" w:rsidRPr="00000000">
        <w:rPr>
          <w:rtl w:val="0"/>
        </w:rPr>
        <w:t xml:space="preserve">Para unir dos conjuntos se usa el método “</w:t>
      </w:r>
      <w:r w:rsidDel="00000000" w:rsidR="00000000" w:rsidRPr="00000000">
        <w:rPr>
          <w:b w:val="1"/>
          <w:rtl w:val="0"/>
        </w:rPr>
        <w:t xml:space="preserve">union</w:t>
      </w:r>
      <w:r w:rsidDel="00000000" w:rsidR="00000000" w:rsidRPr="00000000">
        <w:rPr>
          <w:rtl w:val="0"/>
        </w:rPr>
        <w:t xml:space="preserve">” que cada conjunto tiene o aplicamos el operador “</w:t>
      </w:r>
      <w:r w:rsidDel="00000000" w:rsidR="00000000" w:rsidRPr="00000000">
        <w:rPr>
          <w:b w:val="1"/>
          <w:rtl w:val="0"/>
        </w:rPr>
        <w:t xml:space="preserve">|</w:t>
      </w:r>
      <w:r w:rsidDel="00000000" w:rsidR="00000000" w:rsidRPr="00000000">
        <w:rPr>
          <w:rtl w:val="0"/>
        </w:rPr>
        <w:t xml:space="preserve">”. Como argumento pasamos uno o más conjuntos. </w:t>
      </w:r>
    </w:p>
    <w:p w:rsidR="00000000" w:rsidDel="00000000" w:rsidP="00000000" w:rsidRDefault="00000000" w:rsidRPr="00000000" w14:paraId="0000031B">
      <w:pPr>
        <w:rPr>
          <w:sz w:val="22"/>
          <w:szCs w:val="22"/>
        </w:rPr>
      </w:pPr>
      <w:r w:rsidDel="00000000" w:rsidR="00000000" w:rsidRPr="00000000">
        <w:rPr>
          <w:sz w:val="22"/>
          <w:szCs w:val="22"/>
          <w:rtl w:val="0"/>
        </w:rPr>
        <w:t xml:space="preserve">&gt;&gt; st = s.union(t)               // es lo mismo que “st = s | t”</w:t>
      </w:r>
    </w:p>
    <w:p w:rsidR="00000000" w:rsidDel="00000000" w:rsidP="00000000" w:rsidRDefault="00000000" w:rsidRPr="00000000" w14:paraId="0000031C">
      <w:pPr>
        <w:rPr>
          <w:sz w:val="22"/>
          <w:szCs w:val="22"/>
        </w:rPr>
      </w:pPr>
      <w:r w:rsidDel="00000000" w:rsidR="00000000" w:rsidRPr="00000000">
        <w:rPr>
          <w:sz w:val="22"/>
          <w:szCs w:val="22"/>
          <w:rtl w:val="0"/>
        </w:rPr>
        <w:t xml:space="preserve">&gt;&gt; st</w:t>
      </w:r>
    </w:p>
    <w:p w:rsidR="00000000" w:rsidDel="00000000" w:rsidP="00000000" w:rsidRDefault="00000000" w:rsidRPr="00000000" w14:paraId="0000031D">
      <w:pPr>
        <w:rPr>
          <w:sz w:val="22"/>
          <w:szCs w:val="22"/>
        </w:rPr>
      </w:pPr>
      <w:r w:rsidDel="00000000" w:rsidR="00000000" w:rsidRPr="00000000">
        <w:rPr>
          <w:sz w:val="22"/>
          <w:szCs w:val="22"/>
          <w:rtl w:val="0"/>
        </w:rPr>
        <w:t xml:space="preserve">[1,2,3,4,5]</w:t>
      </w:r>
    </w:p>
    <w:p w:rsidR="00000000" w:rsidDel="00000000" w:rsidP="00000000" w:rsidRDefault="00000000" w:rsidRPr="00000000" w14:paraId="0000031E">
      <w:pPr>
        <w:rPr/>
      </w:pPr>
      <w:r w:rsidDel="00000000" w:rsidR="00000000" w:rsidRPr="00000000">
        <w:rPr>
          <w:b w:val="1"/>
          <w:rtl w:val="0"/>
        </w:rPr>
        <w:t xml:space="preserve">Intersección </w:t>
      </w:r>
      <m:oMath>
        <m:r>
          <w:rPr/>
          <m:t xml:space="preserve">s </m:t>
        </m:r>
        <m:r>
          <w:rPr/>
          <m:t>∩</m:t>
        </m:r>
        <m:r>
          <w:rPr/>
          <m:t xml:space="preserve"> t</m:t>
        </m:r>
      </m:oMath>
      <w:r w:rsidDel="00000000" w:rsidR="00000000" w:rsidRPr="00000000">
        <w:rPr>
          <w:rtl w:val="0"/>
        </w:rPr>
      </w:r>
    </w:p>
    <w:p w:rsidR="00000000" w:rsidDel="00000000" w:rsidP="00000000" w:rsidRDefault="00000000" w:rsidRPr="00000000" w14:paraId="0000031F">
      <w:pPr>
        <w:rPr>
          <w:color w:val="404248"/>
          <w:highlight w:val="white"/>
        </w:rPr>
      </w:pPr>
      <w:r w:rsidDel="00000000" w:rsidR="00000000" w:rsidRPr="00000000">
        <w:rPr>
          <w:color w:val="404248"/>
          <w:highlight w:val="white"/>
          <w:rtl w:val="0"/>
        </w:rPr>
        <w:t xml:space="preserve">La operación de intersección es cuando creamos un conjunto que se encuentra en ambos conjuntos. Para hacer la operación de intersección llamamos al método “</w:t>
      </w:r>
      <w:r w:rsidDel="00000000" w:rsidR="00000000" w:rsidRPr="00000000">
        <w:rPr>
          <w:b w:val="1"/>
          <w:color w:val="404248"/>
          <w:highlight w:val="white"/>
          <w:rtl w:val="0"/>
        </w:rPr>
        <w:t xml:space="preserve">intersection</w:t>
      </w:r>
      <w:r w:rsidDel="00000000" w:rsidR="00000000" w:rsidRPr="00000000">
        <w:rPr>
          <w:color w:val="404248"/>
          <w:highlight w:val="white"/>
          <w:rtl w:val="0"/>
        </w:rPr>
        <w:t xml:space="preserve">” o aplicamos el operador “</w:t>
      </w:r>
      <w:r w:rsidDel="00000000" w:rsidR="00000000" w:rsidRPr="00000000">
        <w:rPr>
          <w:b w:val="1"/>
          <w:color w:val="404248"/>
          <w:highlight w:val="white"/>
          <w:rtl w:val="0"/>
        </w:rPr>
        <w:t xml:space="preserve">&amp;</w:t>
      </w:r>
      <w:r w:rsidDel="00000000" w:rsidR="00000000" w:rsidRPr="00000000">
        <w:rPr>
          <w:color w:val="404248"/>
          <w:highlight w:val="white"/>
          <w:rtl w:val="0"/>
        </w:rPr>
        <w:t xml:space="preserve">”.</w:t>
      </w:r>
    </w:p>
    <w:p w:rsidR="00000000" w:rsidDel="00000000" w:rsidP="00000000" w:rsidRDefault="00000000" w:rsidRPr="00000000" w14:paraId="00000320">
      <w:pPr>
        <w:rPr>
          <w:sz w:val="22"/>
          <w:szCs w:val="22"/>
        </w:rPr>
      </w:pPr>
      <w:r w:rsidDel="00000000" w:rsidR="00000000" w:rsidRPr="00000000">
        <w:rPr>
          <w:sz w:val="22"/>
          <w:szCs w:val="22"/>
          <w:rtl w:val="0"/>
        </w:rPr>
        <w:t xml:space="preserve">&gt;&gt; e = s.intersection(t)               // es lo mismo que “e = s &amp; t”</w:t>
      </w:r>
    </w:p>
    <w:p w:rsidR="00000000" w:rsidDel="00000000" w:rsidP="00000000" w:rsidRDefault="00000000" w:rsidRPr="00000000" w14:paraId="00000321">
      <w:pPr>
        <w:rPr>
          <w:sz w:val="22"/>
          <w:szCs w:val="22"/>
        </w:rPr>
      </w:pPr>
      <w:r w:rsidDel="00000000" w:rsidR="00000000" w:rsidRPr="00000000">
        <w:rPr>
          <w:sz w:val="22"/>
          <w:szCs w:val="22"/>
          <w:rtl w:val="0"/>
        </w:rPr>
        <w:t xml:space="preserve">&gt;&gt; e</w:t>
      </w:r>
    </w:p>
    <w:p w:rsidR="00000000" w:rsidDel="00000000" w:rsidP="00000000" w:rsidRDefault="00000000" w:rsidRPr="00000000" w14:paraId="00000322">
      <w:pPr>
        <w:rPr>
          <w:color w:val="404248"/>
          <w:sz w:val="22"/>
          <w:szCs w:val="22"/>
          <w:highlight w:val="white"/>
        </w:rPr>
      </w:pPr>
      <w:r w:rsidDel="00000000" w:rsidR="00000000" w:rsidRPr="00000000">
        <w:rPr>
          <w:sz w:val="22"/>
          <w:szCs w:val="22"/>
          <w:rtl w:val="0"/>
        </w:rPr>
        <w:t xml:space="preserve">[3]</w:t>
      </w:r>
      <w:r w:rsidDel="00000000" w:rsidR="00000000" w:rsidRPr="00000000">
        <w:rPr>
          <w:rtl w:val="0"/>
        </w:rPr>
      </w:r>
    </w:p>
    <w:p w:rsidR="00000000" w:rsidDel="00000000" w:rsidP="00000000" w:rsidRDefault="00000000" w:rsidRPr="00000000" w14:paraId="00000323">
      <w:pPr>
        <w:rPr/>
      </w:pPr>
      <w:r w:rsidDel="00000000" w:rsidR="00000000" w:rsidRPr="00000000">
        <w:rPr>
          <w:b w:val="1"/>
          <w:rtl w:val="0"/>
        </w:rPr>
        <w:t xml:space="preserve">Diferencia </w:t>
      </w:r>
      <m:oMath>
        <m:r>
          <w:rPr/>
          <m:t xml:space="preserve">s -t</m:t>
        </m:r>
      </m:oMath>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La diferencia es eliminar del primer conjunto todo lo que no esté en el segundo. Para hacer esta operación se usa el método “</w:t>
      </w:r>
      <w:r w:rsidDel="00000000" w:rsidR="00000000" w:rsidRPr="00000000">
        <w:rPr>
          <w:b w:val="1"/>
          <w:rtl w:val="0"/>
        </w:rPr>
        <w:t xml:space="preserve">difference</w:t>
      </w:r>
      <w:r w:rsidDel="00000000" w:rsidR="00000000" w:rsidRPr="00000000">
        <w:rPr>
          <w:rtl w:val="0"/>
        </w:rPr>
        <w:t xml:space="preserve">” o el operador “</w:t>
      </w:r>
      <w:r w:rsidDel="00000000" w:rsidR="00000000" w:rsidRPr="00000000">
        <w:rPr>
          <w:b w:val="1"/>
          <w:rtl w:val="0"/>
        </w:rPr>
        <w:t xml:space="preserve">-</w:t>
      </w:r>
      <w:r w:rsidDel="00000000" w:rsidR="00000000" w:rsidRPr="00000000">
        <w:rPr>
          <w:rtl w:val="0"/>
        </w:rPr>
        <w:t xml:space="preserve">”, así como si estuviéramos restando números.</w:t>
      </w:r>
    </w:p>
    <w:p w:rsidR="00000000" w:rsidDel="00000000" w:rsidP="00000000" w:rsidRDefault="00000000" w:rsidRPr="00000000" w14:paraId="00000325">
      <w:pPr>
        <w:rPr>
          <w:sz w:val="22"/>
          <w:szCs w:val="22"/>
        </w:rPr>
      </w:pPr>
      <w:r w:rsidDel="00000000" w:rsidR="00000000" w:rsidRPr="00000000">
        <w:rPr>
          <w:sz w:val="22"/>
          <w:szCs w:val="22"/>
          <w:rtl w:val="0"/>
        </w:rPr>
        <w:t xml:space="preserve">&gt;&gt; e = s.difference(t)               // es lo mismo que “e = s - t”</w:t>
      </w:r>
    </w:p>
    <w:p w:rsidR="00000000" w:rsidDel="00000000" w:rsidP="00000000" w:rsidRDefault="00000000" w:rsidRPr="00000000" w14:paraId="00000326">
      <w:pPr>
        <w:rPr>
          <w:sz w:val="22"/>
          <w:szCs w:val="22"/>
        </w:rPr>
      </w:pPr>
      <w:r w:rsidDel="00000000" w:rsidR="00000000" w:rsidRPr="00000000">
        <w:rPr>
          <w:sz w:val="22"/>
          <w:szCs w:val="22"/>
          <w:rtl w:val="0"/>
        </w:rPr>
        <w:t xml:space="preserve">&gt;&gt; i = t.difference(s)               // es lo mismo que “i = t - s”</w:t>
      </w:r>
    </w:p>
    <w:p w:rsidR="00000000" w:rsidDel="00000000" w:rsidP="00000000" w:rsidRDefault="00000000" w:rsidRPr="00000000" w14:paraId="00000327">
      <w:pPr>
        <w:rPr>
          <w:sz w:val="22"/>
          <w:szCs w:val="22"/>
        </w:rPr>
      </w:pPr>
      <w:r w:rsidDel="00000000" w:rsidR="00000000" w:rsidRPr="00000000">
        <w:rPr>
          <w:sz w:val="22"/>
          <w:szCs w:val="22"/>
          <w:rtl w:val="0"/>
        </w:rPr>
        <w:t xml:space="preserve">&gt;&gt; i </w:t>
      </w:r>
    </w:p>
    <w:p w:rsidR="00000000" w:rsidDel="00000000" w:rsidP="00000000" w:rsidRDefault="00000000" w:rsidRPr="00000000" w14:paraId="00000328">
      <w:pPr>
        <w:rPr>
          <w:sz w:val="22"/>
          <w:szCs w:val="22"/>
        </w:rPr>
      </w:pPr>
      <w:r w:rsidDel="00000000" w:rsidR="00000000" w:rsidRPr="00000000">
        <w:rPr>
          <w:sz w:val="22"/>
          <w:szCs w:val="22"/>
          <w:rtl w:val="0"/>
        </w:rPr>
        <w:t xml:space="preserve">[4,5]</w:t>
      </w:r>
    </w:p>
    <w:p w:rsidR="00000000" w:rsidDel="00000000" w:rsidP="00000000" w:rsidRDefault="00000000" w:rsidRPr="00000000" w14:paraId="00000329">
      <w:pPr>
        <w:rPr>
          <w:sz w:val="22"/>
          <w:szCs w:val="22"/>
        </w:rPr>
      </w:pPr>
      <w:r w:rsidDel="00000000" w:rsidR="00000000" w:rsidRPr="00000000">
        <w:rPr>
          <w:sz w:val="22"/>
          <w:szCs w:val="22"/>
          <w:rtl w:val="0"/>
        </w:rPr>
        <w:t xml:space="preserve">&gt;&gt; e</w:t>
      </w:r>
    </w:p>
    <w:p w:rsidR="00000000" w:rsidDel="00000000" w:rsidP="00000000" w:rsidRDefault="00000000" w:rsidRPr="00000000" w14:paraId="0000032A">
      <w:pPr>
        <w:rPr/>
      </w:pPr>
      <w:r w:rsidDel="00000000" w:rsidR="00000000" w:rsidRPr="00000000">
        <w:rPr>
          <w:sz w:val="22"/>
          <w:szCs w:val="22"/>
          <w:rtl w:val="0"/>
        </w:rPr>
        <w:t xml:space="preserve">[1,2]</w:t>
      </w:r>
      <w:r w:rsidDel="00000000" w:rsidR="00000000" w:rsidRPr="00000000">
        <w:rPr>
          <w:rtl w:val="0"/>
        </w:rPr>
      </w:r>
    </w:p>
    <w:p w:rsidR="00000000" w:rsidDel="00000000" w:rsidP="00000000" w:rsidRDefault="00000000" w:rsidRPr="00000000" w14:paraId="0000032B">
      <w:pPr>
        <w:rPr/>
      </w:pPr>
      <w:r w:rsidDel="00000000" w:rsidR="00000000" w:rsidRPr="00000000">
        <w:rPr>
          <w:b w:val="1"/>
          <w:rtl w:val="0"/>
        </w:rPr>
        <w:t xml:space="preserve">Complemento </w:t>
      </w:r>
      <m:oMath>
        <m:sSup>
          <m:sSupPr>
            <m:ctrlPr>
              <w:rPr/>
            </m:ctrlPr>
          </m:sSupPr>
          <m:e>
            <m:r>
              <w:rPr/>
              <m:t xml:space="preserve">s</m:t>
            </m:r>
          </m:e>
          <m:sup>
            <m:r>
              <w:rPr/>
              <m:t xml:space="preserve">c</m:t>
            </m:r>
          </m:sup>
        </m:sSup>
      </m:oMath>
      <w:r w:rsidDel="00000000" w:rsidR="00000000" w:rsidRPr="00000000">
        <w:rPr>
          <w:rtl w:val="0"/>
        </w:rPr>
      </w:r>
    </w:p>
    <w:p w:rsidR="00000000" w:rsidDel="00000000" w:rsidP="00000000" w:rsidRDefault="00000000" w:rsidRPr="00000000" w14:paraId="0000032C">
      <w:pPr>
        <w:rPr>
          <w:color w:val="404248"/>
          <w:highlight w:val="white"/>
        </w:rPr>
      </w:pPr>
      <w:r w:rsidDel="00000000" w:rsidR="00000000" w:rsidRPr="00000000">
        <w:rPr>
          <w:color w:val="404248"/>
          <w:highlight w:val="white"/>
          <w:rtl w:val="0"/>
        </w:rPr>
        <w:t xml:space="preserve">Para calcular el complemento hacemos una simple </w:t>
      </w:r>
      <w:r w:rsidDel="00000000" w:rsidR="00000000" w:rsidRPr="00000000">
        <w:rPr>
          <w:b w:val="1"/>
          <w:color w:val="404248"/>
          <w:highlight w:val="white"/>
          <w:rtl w:val="0"/>
        </w:rPr>
        <w:t xml:space="preserve">diferencia</w:t>
      </w:r>
      <w:r w:rsidDel="00000000" w:rsidR="00000000" w:rsidRPr="00000000">
        <w:rPr>
          <w:color w:val="404248"/>
          <w:highlight w:val="white"/>
          <w:rtl w:val="0"/>
        </w:rPr>
        <w:t xml:space="preserve">, poniendo un conjunto como el conjunto universal.</w:t>
      </w:r>
    </w:p>
    <w:p w:rsidR="00000000" w:rsidDel="00000000" w:rsidP="00000000" w:rsidRDefault="00000000" w:rsidRPr="00000000" w14:paraId="0000032D">
      <w:pPr>
        <w:rPr/>
      </w:pPr>
      <w:r w:rsidDel="00000000" w:rsidR="00000000" w:rsidRPr="00000000">
        <w:rPr>
          <w:b w:val="1"/>
          <w:rtl w:val="0"/>
        </w:rPr>
        <w:t xml:space="preserve">Diferencia simétrica </w:t>
      </w:r>
      <m:oMath>
        <m:r>
          <w:rPr/>
          <m:t xml:space="preserve">s </m:t>
        </m:r>
        <m:r>
          <w:rPr/>
          <m:t>△</m:t>
        </m:r>
        <m:r>
          <w:rPr/>
          <m:t xml:space="preserve">t = (s-t)</m:t>
        </m:r>
        <m:r>
          <w:rPr/>
          <m:t>∪</m:t>
        </m:r>
        <m:r>
          <w:rPr/>
          <m:t xml:space="preserve">(t-s)</m:t>
        </m:r>
      </m:oMath>
      <w:r w:rsidDel="00000000" w:rsidR="00000000" w:rsidRPr="00000000">
        <w:rPr>
          <w:rtl w:val="0"/>
        </w:rPr>
        <w:t xml:space="preserve"> </w:t>
      </w:r>
    </w:p>
    <w:p w:rsidR="00000000" w:rsidDel="00000000" w:rsidP="00000000" w:rsidRDefault="00000000" w:rsidRPr="00000000" w14:paraId="0000032E">
      <w:pPr>
        <w:rPr/>
      </w:pPr>
      <w:r w:rsidDel="00000000" w:rsidR="00000000" w:rsidRPr="00000000">
        <w:rPr>
          <w:rtl w:val="0"/>
        </w:rPr>
        <w:t xml:space="preserve">Para obtener la diferencia simétrica de dos conjuntos con Python se usa el método “</w:t>
      </w:r>
      <w:r w:rsidDel="00000000" w:rsidR="00000000" w:rsidRPr="00000000">
        <w:rPr>
          <w:b w:val="1"/>
          <w:rtl w:val="0"/>
        </w:rPr>
        <w:t xml:space="preserve">symmetric_difference</w:t>
      </w:r>
      <w:r w:rsidDel="00000000" w:rsidR="00000000" w:rsidRPr="00000000">
        <w:rPr>
          <w:rtl w:val="0"/>
        </w:rPr>
        <w:t xml:space="preserve">” o el operador “</w:t>
      </w:r>
      <w:r w:rsidDel="00000000" w:rsidR="00000000" w:rsidRPr="00000000">
        <w:rPr>
          <w:b w:val="1"/>
          <w:rtl w:val="0"/>
        </w:rPr>
        <w:t xml:space="preserve">^</w:t>
      </w:r>
      <w:r w:rsidDel="00000000" w:rsidR="00000000" w:rsidRPr="00000000">
        <w:rPr>
          <w:rtl w:val="0"/>
        </w:rPr>
        <w:t xml:space="preserve">”.</w:t>
      </w:r>
    </w:p>
    <w:p w:rsidR="00000000" w:rsidDel="00000000" w:rsidP="00000000" w:rsidRDefault="00000000" w:rsidRPr="00000000" w14:paraId="0000032F">
      <w:pPr>
        <w:rPr>
          <w:sz w:val="22"/>
          <w:szCs w:val="22"/>
        </w:rPr>
      </w:pPr>
      <w:r w:rsidDel="00000000" w:rsidR="00000000" w:rsidRPr="00000000">
        <w:rPr>
          <w:sz w:val="22"/>
          <w:szCs w:val="22"/>
          <w:rtl w:val="0"/>
        </w:rPr>
        <w:t xml:space="preserve">&gt;&gt; e = s.symmetric_difference(t)               // es lo mismo que “e = s ^ t”</w:t>
      </w:r>
    </w:p>
    <w:p w:rsidR="00000000" w:rsidDel="00000000" w:rsidP="00000000" w:rsidRDefault="00000000" w:rsidRPr="00000000" w14:paraId="00000330">
      <w:pPr>
        <w:rPr>
          <w:sz w:val="22"/>
          <w:szCs w:val="22"/>
        </w:rPr>
      </w:pPr>
      <w:r w:rsidDel="00000000" w:rsidR="00000000" w:rsidRPr="00000000">
        <w:rPr>
          <w:sz w:val="22"/>
          <w:szCs w:val="22"/>
          <w:rtl w:val="0"/>
        </w:rPr>
        <w:t xml:space="preserve">&gt;&gt; e</w:t>
      </w:r>
    </w:p>
    <w:p w:rsidR="00000000" w:rsidDel="00000000" w:rsidP="00000000" w:rsidRDefault="00000000" w:rsidRPr="00000000" w14:paraId="00000331">
      <w:pPr>
        <w:rPr>
          <w:color w:val="404248"/>
          <w:highlight w:val="white"/>
        </w:rPr>
      </w:pPr>
      <w:r w:rsidDel="00000000" w:rsidR="00000000" w:rsidRPr="00000000">
        <w:rPr>
          <w:sz w:val="22"/>
          <w:szCs w:val="22"/>
          <w:rtl w:val="0"/>
        </w:rPr>
        <w:t xml:space="preserve">[1,2,4,5]</w:t>
      </w: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2"/>
        <w:rPr/>
      </w:pPr>
      <w:bookmarkStart w:colFirst="0" w:colLast="0" w:name="_4jz7gv6kvbqx" w:id="49"/>
      <w:bookmarkEnd w:id="49"/>
      <w:r w:rsidDel="00000000" w:rsidR="00000000" w:rsidRPr="00000000">
        <w:rPr>
          <w:rtl w:val="0"/>
        </w:rPr>
        <w:t xml:space="preserve">Dictionary comprehension - list comprehension</w:t>
      </w:r>
    </w:p>
    <w:p w:rsidR="00000000" w:rsidDel="00000000" w:rsidP="00000000" w:rsidRDefault="00000000" w:rsidRPr="00000000" w14:paraId="00000335">
      <w:pPr>
        <w:rPr/>
      </w:pPr>
      <w:r w:rsidDel="00000000" w:rsidR="00000000" w:rsidRPr="00000000">
        <w:rPr>
          <w:rtl w:val="0"/>
        </w:rPr>
        <w:t xml:space="preserve">Estas son conceptos que nos permiten añadir syntactic sugar a nuestro código, esto se hace no solo para ahorrarse líneas de código sino porque también permiten que nuestro código sea más legible y por tanto mejor.</w:t>
      </w:r>
    </w:p>
    <w:p w:rsidR="00000000" w:rsidDel="00000000" w:rsidP="00000000" w:rsidRDefault="00000000" w:rsidRPr="00000000" w14:paraId="00000336">
      <w:pPr>
        <w:rPr/>
      </w:pPr>
      <w:r w:rsidDel="00000000" w:rsidR="00000000" w:rsidRPr="00000000">
        <w:rPr>
          <w:rtl w:val="0"/>
        </w:rPr>
        <w:t xml:space="preserve">Estos son algunos ejemplos de cómo utilizar esta herramienta:</w:t>
      </w:r>
    </w:p>
    <w:p w:rsidR="00000000" w:rsidDel="00000000" w:rsidP="00000000" w:rsidRDefault="00000000" w:rsidRPr="00000000" w14:paraId="00000337">
      <w:pPr>
        <w:rPr>
          <w:sz w:val="22"/>
          <w:szCs w:val="22"/>
        </w:rPr>
      </w:pPr>
      <w:r w:rsidDel="00000000" w:rsidR="00000000" w:rsidRPr="00000000">
        <w:rPr>
          <w:sz w:val="22"/>
          <w:szCs w:val="22"/>
          <w:rtl w:val="0"/>
        </w:rPr>
        <w:t xml:space="preserve">pares = []</w:t>
      </w:r>
    </w:p>
    <w:p w:rsidR="00000000" w:rsidDel="00000000" w:rsidP="00000000" w:rsidRDefault="00000000" w:rsidRPr="00000000" w14:paraId="00000338">
      <w:pPr>
        <w:rPr>
          <w:sz w:val="22"/>
          <w:szCs w:val="22"/>
        </w:rPr>
      </w:pPr>
      <w:r w:rsidDel="00000000" w:rsidR="00000000" w:rsidRPr="00000000">
        <w:rPr>
          <w:sz w:val="22"/>
          <w:szCs w:val="22"/>
          <w:rtl w:val="0"/>
        </w:rPr>
        <w:t xml:space="preserve">&gt;&gt;&gt; for num in range(1, 31):</w:t>
      </w:r>
    </w:p>
    <w:p w:rsidR="00000000" w:rsidDel="00000000" w:rsidP="00000000" w:rsidRDefault="00000000" w:rsidRPr="00000000" w14:paraId="00000339">
      <w:pPr>
        <w:rPr>
          <w:sz w:val="22"/>
          <w:szCs w:val="22"/>
        </w:rPr>
      </w:pPr>
      <w:r w:rsidDel="00000000" w:rsidR="00000000" w:rsidRPr="00000000">
        <w:rPr>
          <w:sz w:val="22"/>
          <w:szCs w:val="22"/>
          <w:rtl w:val="0"/>
        </w:rPr>
        <w:t xml:space="preserve">...     if num%2 == 0:</w:t>
      </w:r>
    </w:p>
    <w:p w:rsidR="00000000" w:rsidDel="00000000" w:rsidP="00000000" w:rsidRDefault="00000000" w:rsidRPr="00000000" w14:paraId="0000033A">
      <w:pPr>
        <w:rPr>
          <w:sz w:val="22"/>
          <w:szCs w:val="22"/>
        </w:rPr>
      </w:pPr>
      <w:r w:rsidDel="00000000" w:rsidR="00000000" w:rsidRPr="00000000">
        <w:rPr>
          <w:sz w:val="22"/>
          <w:szCs w:val="22"/>
          <w:rtl w:val="0"/>
        </w:rPr>
        <w:t xml:space="preserve">...         pares.append(num)</w:t>
      </w:r>
    </w:p>
    <w:p w:rsidR="00000000" w:rsidDel="00000000" w:rsidP="00000000" w:rsidRDefault="00000000" w:rsidRPr="00000000" w14:paraId="0000033B">
      <w:pPr>
        <w:rPr>
          <w:sz w:val="22"/>
          <w:szCs w:val="22"/>
        </w:rPr>
      </w:pPr>
      <w:r w:rsidDel="00000000" w:rsidR="00000000" w:rsidRPr="00000000">
        <w:rPr>
          <w:sz w:val="22"/>
          <w:szCs w:val="22"/>
          <w:rtl w:val="0"/>
        </w:rPr>
        <w:t xml:space="preserve">...</w:t>
      </w:r>
    </w:p>
    <w:p w:rsidR="00000000" w:rsidDel="00000000" w:rsidP="00000000" w:rsidRDefault="00000000" w:rsidRPr="00000000" w14:paraId="0000033C">
      <w:pPr>
        <w:rPr>
          <w:sz w:val="22"/>
          <w:szCs w:val="22"/>
        </w:rPr>
      </w:pPr>
      <w:r w:rsidDel="00000000" w:rsidR="00000000" w:rsidRPr="00000000">
        <w:rPr>
          <w:sz w:val="22"/>
          <w:szCs w:val="22"/>
          <w:rtl w:val="0"/>
        </w:rPr>
        <w:t xml:space="preserve">&gt;&gt;&gt; pares</w:t>
      </w:r>
    </w:p>
    <w:p w:rsidR="00000000" w:rsidDel="00000000" w:rsidP="00000000" w:rsidRDefault="00000000" w:rsidRPr="00000000" w14:paraId="0000033D">
      <w:pPr>
        <w:rPr>
          <w:sz w:val="22"/>
          <w:szCs w:val="22"/>
        </w:rPr>
      </w:pPr>
      <w:r w:rsidDel="00000000" w:rsidR="00000000" w:rsidRPr="00000000">
        <w:rPr>
          <w:sz w:val="22"/>
          <w:szCs w:val="22"/>
          <w:rtl w:val="0"/>
        </w:rPr>
        <w:t xml:space="preserve">[2, 4, 6, 8, 10, 12, 14, 16, 18, 20, 22, 24, 26, 28, 30]</w:t>
      </w:r>
    </w:p>
    <w:p w:rsidR="00000000" w:rsidDel="00000000" w:rsidP="00000000" w:rsidRDefault="00000000" w:rsidRPr="00000000" w14:paraId="0000033E">
      <w:pPr>
        <w:rPr>
          <w:sz w:val="22"/>
          <w:szCs w:val="22"/>
        </w:rPr>
      </w:pPr>
      <w:r w:rsidDel="00000000" w:rsidR="00000000" w:rsidRPr="00000000">
        <w:rPr>
          <w:sz w:val="22"/>
          <w:szCs w:val="22"/>
          <w:rtl w:val="0"/>
        </w:rPr>
        <w:t xml:space="preserve">&gt;&gt;&gt; even = [num for num in range(1, 31) if num%2 == 0]</w:t>
      </w:r>
    </w:p>
    <w:p w:rsidR="00000000" w:rsidDel="00000000" w:rsidP="00000000" w:rsidRDefault="00000000" w:rsidRPr="00000000" w14:paraId="0000033F">
      <w:pPr>
        <w:rPr>
          <w:sz w:val="22"/>
          <w:szCs w:val="22"/>
        </w:rPr>
      </w:pPr>
      <w:r w:rsidDel="00000000" w:rsidR="00000000" w:rsidRPr="00000000">
        <w:rPr>
          <w:sz w:val="22"/>
          <w:szCs w:val="22"/>
          <w:rtl w:val="0"/>
        </w:rPr>
        <w:t xml:space="preserve">&gt;&gt;&gt; even</w:t>
      </w:r>
    </w:p>
    <w:p w:rsidR="00000000" w:rsidDel="00000000" w:rsidP="00000000" w:rsidRDefault="00000000" w:rsidRPr="00000000" w14:paraId="00000340">
      <w:pPr>
        <w:rPr>
          <w:sz w:val="22"/>
          <w:szCs w:val="22"/>
        </w:rPr>
      </w:pPr>
      <w:r w:rsidDel="00000000" w:rsidR="00000000" w:rsidRPr="00000000">
        <w:rPr>
          <w:sz w:val="22"/>
          <w:szCs w:val="22"/>
          <w:rtl w:val="0"/>
        </w:rPr>
        <w:t xml:space="preserve">[2, 4, 6, 8, 10, 12, 14, 16, 18, 20, 22, 24, 26, 28, 30]</w:t>
      </w:r>
    </w:p>
    <w:p w:rsidR="00000000" w:rsidDel="00000000" w:rsidP="00000000" w:rsidRDefault="00000000" w:rsidRPr="00000000" w14:paraId="00000341">
      <w:pPr>
        <w:rPr>
          <w:sz w:val="22"/>
          <w:szCs w:val="22"/>
        </w:rPr>
      </w:pPr>
      <w:r w:rsidDel="00000000" w:rsidR="00000000" w:rsidRPr="00000000">
        <w:rPr>
          <w:rtl w:val="0"/>
        </w:rPr>
      </w:r>
    </w:p>
    <w:p w:rsidR="00000000" w:rsidDel="00000000" w:rsidP="00000000" w:rsidRDefault="00000000" w:rsidRPr="00000000" w14:paraId="00000342">
      <w:pPr>
        <w:rPr>
          <w:sz w:val="22"/>
          <w:szCs w:val="22"/>
        </w:rPr>
      </w:pPr>
      <w:r w:rsidDel="00000000" w:rsidR="00000000" w:rsidRPr="00000000">
        <w:rPr>
          <w:rtl w:val="0"/>
        </w:rPr>
      </w:r>
    </w:p>
    <w:p w:rsidR="00000000" w:rsidDel="00000000" w:rsidP="00000000" w:rsidRDefault="00000000" w:rsidRPr="00000000" w14:paraId="00000343">
      <w:pPr>
        <w:rPr>
          <w:sz w:val="22"/>
          <w:szCs w:val="22"/>
        </w:rPr>
      </w:pPr>
      <w:r w:rsidDel="00000000" w:rsidR="00000000" w:rsidRPr="00000000">
        <w:rPr>
          <w:sz w:val="22"/>
          <w:szCs w:val="22"/>
          <w:rtl w:val="0"/>
        </w:rPr>
        <w:t xml:space="preserve">&gt;&gt;&gt; cuadrados = {}</w:t>
      </w:r>
    </w:p>
    <w:p w:rsidR="00000000" w:rsidDel="00000000" w:rsidP="00000000" w:rsidRDefault="00000000" w:rsidRPr="00000000" w14:paraId="00000344">
      <w:pPr>
        <w:rPr>
          <w:sz w:val="22"/>
          <w:szCs w:val="22"/>
        </w:rPr>
      </w:pPr>
      <w:r w:rsidDel="00000000" w:rsidR="00000000" w:rsidRPr="00000000">
        <w:rPr>
          <w:sz w:val="22"/>
          <w:szCs w:val="22"/>
          <w:rtl w:val="0"/>
        </w:rPr>
        <w:t xml:space="preserve">&gt;&gt;&gt; for num in range(1, 11):</w:t>
      </w:r>
    </w:p>
    <w:p w:rsidR="00000000" w:rsidDel="00000000" w:rsidP="00000000" w:rsidRDefault="00000000" w:rsidRPr="00000000" w14:paraId="00000345">
      <w:pPr>
        <w:rPr>
          <w:sz w:val="22"/>
          <w:szCs w:val="22"/>
        </w:rPr>
      </w:pPr>
      <w:r w:rsidDel="00000000" w:rsidR="00000000" w:rsidRPr="00000000">
        <w:rPr>
          <w:sz w:val="22"/>
          <w:szCs w:val="22"/>
          <w:rtl w:val="0"/>
        </w:rPr>
        <w:t xml:space="preserve">...     cuadrados[num] = num ** 2</w:t>
      </w:r>
    </w:p>
    <w:p w:rsidR="00000000" w:rsidDel="00000000" w:rsidP="00000000" w:rsidRDefault="00000000" w:rsidRPr="00000000" w14:paraId="00000346">
      <w:pPr>
        <w:rPr>
          <w:sz w:val="22"/>
          <w:szCs w:val="22"/>
        </w:rPr>
      </w:pPr>
      <w:r w:rsidDel="00000000" w:rsidR="00000000" w:rsidRPr="00000000">
        <w:rPr>
          <w:sz w:val="22"/>
          <w:szCs w:val="22"/>
          <w:rtl w:val="0"/>
        </w:rPr>
        <w:t xml:space="preserve">...</w:t>
      </w:r>
    </w:p>
    <w:p w:rsidR="00000000" w:rsidDel="00000000" w:rsidP="00000000" w:rsidRDefault="00000000" w:rsidRPr="00000000" w14:paraId="00000347">
      <w:pPr>
        <w:rPr>
          <w:sz w:val="22"/>
          <w:szCs w:val="22"/>
        </w:rPr>
      </w:pPr>
      <w:r w:rsidDel="00000000" w:rsidR="00000000" w:rsidRPr="00000000">
        <w:rPr>
          <w:sz w:val="22"/>
          <w:szCs w:val="22"/>
          <w:rtl w:val="0"/>
        </w:rPr>
        <w:t xml:space="preserve">&gt;&gt;&gt; cuadrados</w:t>
      </w:r>
    </w:p>
    <w:p w:rsidR="00000000" w:rsidDel="00000000" w:rsidP="00000000" w:rsidRDefault="00000000" w:rsidRPr="00000000" w14:paraId="00000348">
      <w:pPr>
        <w:rPr>
          <w:sz w:val="22"/>
          <w:szCs w:val="22"/>
        </w:rPr>
      </w:pPr>
      <w:r w:rsidDel="00000000" w:rsidR="00000000" w:rsidRPr="00000000">
        <w:rPr>
          <w:sz w:val="22"/>
          <w:szCs w:val="22"/>
          <w:rtl w:val="0"/>
        </w:rPr>
        <w:t xml:space="preserve">{1: 1, 2: 4, 3: 9, 4: 16, 5: 25, 6: 36, 7: 49, 8: 64, 9: 81, 10: 100}</w:t>
      </w:r>
    </w:p>
    <w:p w:rsidR="00000000" w:rsidDel="00000000" w:rsidP="00000000" w:rsidRDefault="00000000" w:rsidRPr="00000000" w14:paraId="00000349">
      <w:pPr>
        <w:rPr>
          <w:sz w:val="22"/>
          <w:szCs w:val="22"/>
        </w:rPr>
      </w:pPr>
      <w:r w:rsidDel="00000000" w:rsidR="00000000" w:rsidRPr="00000000">
        <w:rPr>
          <w:sz w:val="22"/>
          <w:szCs w:val="22"/>
          <w:rtl w:val="0"/>
        </w:rPr>
        <w:t xml:space="preserve">&gt;&gt;&gt; squares = {num: num ** 2 for num in range(1, 11)}</w:t>
      </w:r>
    </w:p>
    <w:p w:rsidR="00000000" w:rsidDel="00000000" w:rsidP="00000000" w:rsidRDefault="00000000" w:rsidRPr="00000000" w14:paraId="0000034A">
      <w:pPr>
        <w:rPr>
          <w:sz w:val="22"/>
          <w:szCs w:val="22"/>
        </w:rPr>
      </w:pPr>
      <w:r w:rsidDel="00000000" w:rsidR="00000000" w:rsidRPr="00000000">
        <w:rPr>
          <w:sz w:val="22"/>
          <w:szCs w:val="22"/>
          <w:rtl w:val="0"/>
        </w:rPr>
        <w:t xml:space="preserve">&gt;&gt;&gt; squares</w:t>
      </w:r>
    </w:p>
    <w:p w:rsidR="00000000" w:rsidDel="00000000" w:rsidP="00000000" w:rsidRDefault="00000000" w:rsidRPr="00000000" w14:paraId="0000034B">
      <w:pPr>
        <w:rPr>
          <w:sz w:val="22"/>
          <w:szCs w:val="22"/>
        </w:rPr>
      </w:pPr>
      <w:r w:rsidDel="00000000" w:rsidR="00000000" w:rsidRPr="00000000">
        <w:rPr>
          <w:sz w:val="22"/>
          <w:szCs w:val="22"/>
          <w:rtl w:val="0"/>
        </w:rPr>
        <w:t xml:space="preserve">{1: 1, 2: 4, 3: 9, 4: 16, 5: 25, 6: 36, 7: 49, 8: 64, 9: 81, 10: 100}</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Para entender cómo crear uno analicemos uno de los ejemplos: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w:t>
      </w:r>
      <w:r w:rsidDel="00000000" w:rsidR="00000000" w:rsidRPr="00000000">
        <w:rPr>
          <w:shd w:fill="fff2cc" w:val="clear"/>
          <w:rtl w:val="0"/>
        </w:rPr>
        <w:t xml:space="preserve">num</w:t>
      </w:r>
      <w:r w:rsidDel="00000000" w:rsidR="00000000" w:rsidRPr="00000000">
        <w:rPr>
          <w:rtl w:val="0"/>
        </w:rPr>
        <w:t xml:space="preserve"> </w:t>
      </w:r>
      <w:r w:rsidDel="00000000" w:rsidR="00000000" w:rsidRPr="00000000">
        <w:rPr>
          <w:shd w:fill="d9ead3" w:val="clear"/>
          <w:rtl w:val="0"/>
        </w:rPr>
        <w:t xml:space="preserve">for </w:t>
      </w:r>
      <w:r w:rsidDel="00000000" w:rsidR="00000000" w:rsidRPr="00000000">
        <w:rPr>
          <w:shd w:fill="b6d7a8" w:val="clear"/>
          <w:rtl w:val="0"/>
        </w:rPr>
        <w:t xml:space="preserve">num</w:t>
      </w:r>
      <w:r w:rsidDel="00000000" w:rsidR="00000000" w:rsidRPr="00000000">
        <w:rPr>
          <w:shd w:fill="d9ead3" w:val="clear"/>
          <w:rtl w:val="0"/>
        </w:rPr>
        <w:t xml:space="preserve"> in range(1, 31)</w:t>
      </w:r>
      <w:r w:rsidDel="00000000" w:rsidR="00000000" w:rsidRPr="00000000">
        <w:rPr>
          <w:rtl w:val="0"/>
        </w:rPr>
        <w:t xml:space="preserve"> </w:t>
      </w:r>
      <w:r w:rsidDel="00000000" w:rsidR="00000000" w:rsidRPr="00000000">
        <w:rPr>
          <w:shd w:fill="f4cccc" w:val="clear"/>
          <w:rtl w:val="0"/>
        </w:rPr>
        <w:t xml:space="preserve">if num%2 == 0</w:t>
      </w:r>
      <w:r w:rsidDel="00000000" w:rsidR="00000000" w:rsidRPr="00000000">
        <w:rPr>
          <w:rtl w:val="0"/>
        </w:rPr>
        <w:t xml:space="preserv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shd w:fill="fff2cc" w:val="clear"/>
        </w:rPr>
      </w:pPr>
      <w:r w:rsidDel="00000000" w:rsidR="00000000" w:rsidRPr="00000000">
        <w:rPr>
          <w:shd w:fill="fff2cc" w:val="clear"/>
          <w:rtl w:val="0"/>
        </w:rPr>
        <w:t xml:space="preserve">Esta es la variable que se añadirá a la lista.</w:t>
      </w:r>
    </w:p>
    <w:p w:rsidR="00000000" w:rsidDel="00000000" w:rsidP="00000000" w:rsidRDefault="00000000" w:rsidRPr="00000000" w14:paraId="00000352">
      <w:pPr>
        <w:rPr>
          <w:shd w:fill="b6d7a8" w:val="clear"/>
        </w:rPr>
      </w:pPr>
      <w:r w:rsidDel="00000000" w:rsidR="00000000" w:rsidRPr="00000000">
        <w:rPr>
          <w:shd w:fill="b6d7a8" w:val="clear"/>
          <w:rtl w:val="0"/>
        </w:rPr>
        <w:t xml:space="preserve">Aquí</w:t>
      </w:r>
      <w:r w:rsidDel="00000000" w:rsidR="00000000" w:rsidRPr="00000000">
        <w:rPr>
          <w:shd w:fill="b6d7a8" w:val="clear"/>
          <w:rtl w:val="0"/>
        </w:rPr>
        <w:t xml:space="preserve"> es donde la variable se declara.</w:t>
      </w:r>
    </w:p>
    <w:p w:rsidR="00000000" w:rsidDel="00000000" w:rsidP="00000000" w:rsidRDefault="00000000" w:rsidRPr="00000000" w14:paraId="00000353">
      <w:pPr>
        <w:rPr>
          <w:shd w:fill="d9ead3" w:val="clear"/>
        </w:rPr>
      </w:pPr>
      <w:r w:rsidDel="00000000" w:rsidR="00000000" w:rsidRPr="00000000">
        <w:rPr>
          <w:shd w:fill="d9ead3" w:val="clear"/>
          <w:rtl w:val="0"/>
        </w:rPr>
        <w:t xml:space="preserve">Esta parte sirve para generar la lista de números que se quiere añadir.</w:t>
      </w:r>
    </w:p>
    <w:p w:rsidR="00000000" w:rsidDel="00000000" w:rsidP="00000000" w:rsidRDefault="00000000" w:rsidRPr="00000000" w14:paraId="00000354">
      <w:pPr>
        <w:rPr>
          <w:shd w:fill="f4cccc" w:val="clear"/>
        </w:rPr>
      </w:pPr>
      <w:r w:rsidDel="00000000" w:rsidR="00000000" w:rsidRPr="00000000">
        <w:rPr>
          <w:shd w:fill="f4cccc" w:val="clear"/>
          <w:rtl w:val="0"/>
        </w:rPr>
        <w:t xml:space="preserve">Esta condicional decide cuál valor entrara y cuál no de la lista generada anteriormente. </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br w:type="page"/>
      </w:r>
      <w:r w:rsidDel="00000000" w:rsidR="00000000" w:rsidRPr="00000000">
        <w:rPr>
          <w:rtl w:val="0"/>
        </w:rPr>
      </w:r>
    </w:p>
    <w:p w:rsidR="00000000" w:rsidDel="00000000" w:rsidP="00000000" w:rsidRDefault="00000000" w:rsidRPr="00000000" w14:paraId="00000357">
      <w:pPr>
        <w:pStyle w:val="Heading1"/>
        <w:rPr/>
      </w:pPr>
      <w:bookmarkStart w:colFirst="0" w:colLast="0" w:name="_rji0gaz8wuhj" w:id="50"/>
      <w:bookmarkEnd w:id="50"/>
      <w:r w:rsidDel="00000000" w:rsidR="00000000" w:rsidRPr="00000000">
        <w:rPr>
          <w:rtl w:val="0"/>
        </w:rPr>
        <w:t xml:space="preserve">Uso de objetos y módulos</w:t>
      </w:r>
    </w:p>
    <w:p w:rsidR="00000000" w:rsidDel="00000000" w:rsidP="00000000" w:rsidRDefault="00000000" w:rsidRPr="00000000" w14:paraId="00000358">
      <w:pPr>
        <w:rPr/>
      </w:pPr>
      <w:r w:rsidDel="00000000" w:rsidR="00000000" w:rsidRPr="00000000">
        <w:br w:type="page"/>
      </w:r>
      <w:r w:rsidDel="00000000" w:rsidR="00000000" w:rsidRPr="00000000">
        <w:rPr>
          <w:rtl w:val="0"/>
        </w:rPr>
      </w:r>
    </w:p>
    <w:p w:rsidR="00000000" w:rsidDel="00000000" w:rsidP="00000000" w:rsidRDefault="00000000" w:rsidRPr="00000000" w14:paraId="00000359">
      <w:pPr>
        <w:pStyle w:val="Heading1"/>
        <w:ind w:firstLine="720"/>
        <w:rPr/>
      </w:pPr>
      <w:bookmarkStart w:colFirst="0" w:colLast="0" w:name="_2y449jghng3d" w:id="51"/>
      <w:bookmarkEnd w:id="51"/>
      <w:r w:rsidDel="00000000" w:rsidR="00000000" w:rsidRPr="00000000">
        <w:rPr>
          <w:rtl w:val="0"/>
        </w:rPr>
        <w:t xml:space="preserve">Python en el mundo real</w:t>
      </w:r>
    </w:p>
    <w:p w:rsidR="00000000" w:rsidDel="00000000" w:rsidP="00000000" w:rsidRDefault="00000000" w:rsidRPr="00000000" w14:paraId="0000035A">
      <w:pPr>
        <w:rPr/>
      </w:pPr>
      <w:r w:rsidDel="00000000" w:rsidR="00000000" w:rsidRPr="00000000">
        <w:br w:type="page"/>
      </w:r>
      <w:r w:rsidDel="00000000" w:rsidR="00000000" w:rsidRPr="00000000">
        <w:rPr>
          <w:rtl w:val="0"/>
        </w:rPr>
      </w:r>
    </w:p>
    <w:p w:rsidR="00000000" w:rsidDel="00000000" w:rsidP="00000000" w:rsidRDefault="00000000" w:rsidRPr="00000000" w14:paraId="0000035B">
      <w:pPr>
        <w:pStyle w:val="Heading1"/>
        <w:rPr/>
      </w:pPr>
      <w:bookmarkStart w:colFirst="0" w:colLast="0" w:name="_nsrofmt1nrmx" w:id="52"/>
      <w:bookmarkEnd w:id="52"/>
      <w:r w:rsidDel="00000000" w:rsidR="00000000" w:rsidRPr="00000000">
        <w:rPr>
          <w:rtl w:val="0"/>
        </w:rPr>
        <w:t xml:space="preserve">Conclusiones finales</w:t>
      </w:r>
    </w:p>
    <w:p w:rsidR="00000000" w:rsidDel="00000000" w:rsidP="00000000" w:rsidRDefault="00000000" w:rsidRPr="00000000" w14:paraId="0000035C">
      <w:pPr>
        <w:rPr/>
      </w:pPr>
      <w:r w:rsidDel="00000000" w:rsidR="00000000" w:rsidRPr="00000000">
        <w:br w:type="page"/>
      </w:r>
      <w:r w:rsidDel="00000000" w:rsidR="00000000" w:rsidRPr="00000000">
        <w:rPr>
          <w:rtl w:val="0"/>
        </w:rPr>
      </w:r>
    </w:p>
    <w:p w:rsidR="00000000" w:rsidDel="00000000" w:rsidP="00000000" w:rsidRDefault="00000000" w:rsidRPr="00000000" w14:paraId="0000035D">
      <w:pPr>
        <w:pStyle w:val="Heading1"/>
        <w:rPr/>
      </w:pPr>
      <w:bookmarkStart w:colFirst="0" w:colLast="0" w:name="_g4fws4q23q2j" w:id="53"/>
      <w:bookmarkEnd w:id="53"/>
      <w:r w:rsidDel="00000000" w:rsidR="00000000" w:rsidRPr="00000000">
        <w:rPr>
          <w:rtl w:val="0"/>
        </w:rPr>
        <w:t xml:space="preserve">Clases bonus</w:t>
      </w:r>
    </w:p>
    <w:p w:rsidR="00000000" w:rsidDel="00000000" w:rsidP="00000000" w:rsidRDefault="00000000" w:rsidRPr="00000000" w14:paraId="0000035E">
      <w:pPr>
        <w:rPr/>
      </w:pPr>
      <w:r w:rsidDel="00000000" w:rsidR="00000000" w:rsidRPr="00000000">
        <w:rPr>
          <w:rtl w:val="0"/>
        </w:rPr>
        <w:t xml:space="preserve">## Notas</w:t>
      </w:r>
    </w:p>
    <w:p w:rsidR="00000000" w:rsidDel="00000000" w:rsidP="00000000" w:rsidRDefault="00000000" w:rsidRPr="00000000" w14:paraId="0000035F">
      <w:pPr>
        <w:rPr/>
      </w:pPr>
      <w:r w:rsidDel="00000000" w:rsidR="00000000" w:rsidRPr="00000000">
        <w:rPr>
          <w:rtl w:val="0"/>
        </w:rPr>
        <w:t xml:space="preserve">Si tienes alguna duda en algún momento del curso puedes ingresar a este documento público de notas en comunidad.</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[Notas de la comunidad](https://docs.google.com/document/d/1evjmD6FMVRTM2-_pQtsjQlBKDjhDHmZw7BYhLSpt8ew/edit?usp=sharing)</w:t>
      </w:r>
    </w:p>
    <w:p w:rsidR="00000000" w:rsidDel="00000000" w:rsidP="00000000" w:rsidRDefault="00000000" w:rsidRPr="00000000" w14:paraId="00000362">
      <w:pPr>
        <w:rPr/>
      </w:pPr>
      <w:r w:rsidDel="00000000" w:rsidR="00000000" w:rsidRPr="00000000">
        <w:rPr>
          <w:rtl w:val="0"/>
        </w:rPr>
        <w:t xml:space="preserve">https://docs.google.com/document/d/1evjmD6FMVRTM2-_pQtsjQlBKDjhDHmZw7BYhLSpt8ew/edit?usp=sharing</w:t>
      </w:r>
    </w:p>
    <w:p w:rsidR="00000000" w:rsidDel="00000000" w:rsidP="00000000" w:rsidRDefault="00000000" w:rsidRPr="00000000" w14:paraId="00000363">
      <w:pPr>
        <w:rPr/>
      </w:pPr>
      <w:r w:rsidDel="00000000" w:rsidR="00000000" w:rsidRPr="00000000">
        <w:rPr>
          <w:rtl w:val="0"/>
        </w:rPr>
        <w:t xml:space="preserve">y puedes añadir información, aportar o simplemente corregir y así aprender todos juntos.</w:t>
      </w:r>
    </w:p>
    <w:p w:rsidR="00000000" w:rsidDel="00000000" w:rsidP="00000000" w:rsidRDefault="00000000" w:rsidRPr="00000000" w14:paraId="00000364">
      <w:pPr>
        <w:rPr/>
      </w:pPr>
      <w:r w:rsidDel="00000000" w:rsidR="00000000" w:rsidRPr="00000000">
        <w:rPr>
          <w:rtl w:val="0"/>
        </w:rPr>
        <w:t xml:space="preserve">**++Nunca paren de aprender.++**</w:t>
      </w:r>
    </w:p>
    <w:p w:rsidR="00000000" w:rsidDel="00000000" w:rsidP="00000000" w:rsidRDefault="00000000" w:rsidRPr="00000000" w14:paraId="00000365">
      <w:pPr>
        <w:rPr/>
      </w:pPr>
      <w:r w:rsidDel="00000000" w:rsidR="00000000" w:rsidRPr="00000000">
        <w:rPr>
          <w:rtl w:val="0"/>
        </w:rPr>
      </w:r>
    </w:p>
    <w:sectPr>
      <w:headerReference r:id="rId22" w:type="default"/>
      <w:footerReference r:id="rId23" w:type="default"/>
      <w:pgSz w:h="16834" w:w="11909"/>
      <w:pgMar w:bottom="1440" w:top="1440" w:left="1440" w:right="1440" w:header="720" w:footer="720"/>
      <w:pgNumType w:start="1"/>
      <w:sectPrChange w:author="Anonymous" w:id="0" w:date="2020-01-22T03:18:33Z">
        <w:sectPr w:rsidR="000000" w:rsidDel="000000" w:rsidRPr="000000" w:rsidSect="000000">
          <w:pgMar w:bottom="1440" w:top="1440" w:left="1440" w:right="1440" w:header="720" w:footer="720"/>
          <w:pgNumType w:start="1"/>
          <w:pgSz w:h="16834" w:w="11909"/>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66">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36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"Iteración” - Repetir una secuencia varias veces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68">
    <w:pPr>
      <w:rPr>
        <w:ins w:author="Anonymous" w:id="1" w:date="2020-01-22T03:18:33Z"/>
        <w:sz w:val="20"/>
        <w:szCs w:val="20"/>
      </w:rPr>
    </w:pPr>
    <w:ins w:author="Anonymous" w:id="1" w:date="2020-01-22T03:18:33Z">
      <w:r w:rsidDel="00000000" w:rsidR="00000000" w:rsidRPr="00000000">
        <w:rPr>
          <w:rtl w:val="0"/>
        </w:rPr>
      </w:r>
    </w:ins>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s_419"/>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72"/>
      <w:szCs w:val="72"/>
    </w:rPr>
  </w:style>
  <w:style w:type="paragraph" w:styleId="Heading2">
    <w:name w:val="heading 2"/>
    <w:basedOn w:val="Normal"/>
    <w:next w:val="Normal"/>
    <w:pPr>
      <w:keepNext w:val="1"/>
      <w:keepLines w:val="1"/>
      <w:spacing w:after="120" w:before="360" w:lineRule="auto"/>
    </w:pPr>
    <w:rPr>
      <w:sz w:val="36"/>
      <w:szCs w:val="36"/>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https://uniwebsidad.com/libros/python?from=librosweb" TargetMode="External"/><Relationship Id="rId22" Type="http://schemas.openxmlformats.org/officeDocument/2006/relationships/header" Target="header1.xml"/><Relationship Id="rId10" Type="http://schemas.openxmlformats.org/officeDocument/2006/relationships/hyperlink" Target="https://docs.python.org/3/" TargetMode="External"/><Relationship Id="rId21" Type="http://schemas.openxmlformats.org/officeDocument/2006/relationships/image" Target="media/image5.png"/><Relationship Id="rId13" Type="http://schemas.openxmlformats.org/officeDocument/2006/relationships/hyperlink" Target="https://es.stackoverflow.com/questions/32165/qu%C3%A9-es-if-name-main" TargetMode="External"/><Relationship Id="rId12" Type="http://schemas.openxmlformats.org/officeDocument/2006/relationships/hyperlink" Target="https://www.geeksforgeeks.org/basic-operators-python/"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python.org/doc/" TargetMode="External"/><Relationship Id="rId15" Type="http://schemas.openxmlformats.org/officeDocument/2006/relationships/hyperlink" Target="https://www.w3schools.com/python/python_ref_string.asp" TargetMode="External"/><Relationship Id="rId14" Type="http://schemas.openxmlformats.org/officeDocument/2006/relationships/image" Target="media/image3.png"/><Relationship Id="rId17" Type="http://schemas.openxmlformats.org/officeDocument/2006/relationships/hyperlink" Target="https://www.pythonmania.net/es/2013/04/05/control-de-bucles-break-continue-y-pass/" TargetMode="External"/><Relationship Id="rId16" Type="http://schemas.openxmlformats.org/officeDocument/2006/relationships/hyperlink" Target="https://www.pythonmania.net/es/2013/04/05/control-de-bucles-break-continue-y-pass/" TargetMode="External"/><Relationship Id="rId5" Type="http://schemas.openxmlformats.org/officeDocument/2006/relationships/numbering" Target="numbering.xml"/><Relationship Id="rId19" Type="http://schemas.openxmlformats.org/officeDocument/2006/relationships/image" Target="media/image2.png"/><Relationship Id="rId6" Type="http://schemas.openxmlformats.org/officeDocument/2006/relationships/styles" Target="styles.xml"/><Relationship Id="rId18" Type="http://schemas.openxmlformats.org/officeDocument/2006/relationships/hyperlink" Target="https://youtu.be/TLVnoqXGWpY" TargetMode="External"/><Relationship Id="rId7" Type="http://schemas.openxmlformats.org/officeDocument/2006/relationships/image" Target="media/image1.png"/><Relationship Id="rId8" Type="http://schemas.openxmlformats.org/officeDocument/2006/relationships/hyperlink" Target="https://www.pyth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